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47E4" w14:textId="77777777" w:rsidR="005168CF" w:rsidRPr="00C5185C" w:rsidRDefault="005168CF" w:rsidP="00C5185C">
      <w:pPr>
        <w:spacing w:after="120"/>
        <w:rPr>
          <w:rFonts w:ascii="Times New Roman" w:hAnsi="Times New Roman" w:cs="Times New Roman"/>
        </w:rPr>
      </w:pPr>
      <w:bookmarkStart w:id="0" w:name="_Hlk124151686"/>
      <w:bookmarkStart w:id="1" w:name="_Toc416428836"/>
      <w:bookmarkStart w:id="2" w:name="_Toc416432782"/>
      <w:bookmarkStart w:id="3" w:name="_Toc416432868"/>
      <w:bookmarkStart w:id="4" w:name="_Toc416433068"/>
      <w:bookmarkStart w:id="5" w:name="_Toc416433109"/>
      <w:bookmarkStart w:id="6" w:name="_Toc416435321"/>
      <w:bookmarkEnd w:id="0"/>
    </w:p>
    <w:p w14:paraId="196A8BBE" w14:textId="4A4CFAFC" w:rsidR="00E23A64" w:rsidRPr="008233AD" w:rsidRDefault="005168CF" w:rsidP="00C5185C">
      <w:pPr>
        <w:spacing w:after="120"/>
        <w:jc w:val="center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sz w:val="36"/>
          <w:szCs w:val="36"/>
        </w:rPr>
        <w:t>CST-391 Activity 7 Guide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1447883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B41030" w14:textId="3252BCEB" w:rsidR="005168CF" w:rsidRPr="008233AD" w:rsidRDefault="005168CF" w:rsidP="00CC3BD8">
          <w:pPr>
            <w:pStyle w:val="TOCHeading"/>
            <w:spacing w:before="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8233AD">
            <w:rPr>
              <w:rFonts w:ascii="Times New Roman" w:hAnsi="Times New Roman" w:cs="Times New Roman"/>
            </w:rPr>
            <w:t>Contents</w:t>
          </w:r>
        </w:p>
        <w:p w14:paraId="2103BBD3" w14:textId="648D47B4" w:rsidR="00857151" w:rsidRPr="00857151" w:rsidRDefault="005168CF" w:rsidP="00857151">
          <w:pPr>
            <w:pStyle w:val="TOC1"/>
            <w:rPr>
              <w:rFonts w:ascii="Times New Roman" w:hAnsi="Times New Roman" w:cs="Times New Roman"/>
              <w:b w:val="0"/>
              <w:bCs/>
              <w:noProof/>
            </w:rPr>
          </w:pPr>
          <w:r w:rsidRPr="008233AD">
            <w:fldChar w:fldCharType="begin"/>
          </w:r>
          <w:r w:rsidRPr="008233AD">
            <w:rPr>
              <w:rFonts w:ascii="Times New Roman" w:hAnsi="Times New Roman" w:cs="Times New Roman"/>
              <w:b w:val="0"/>
            </w:rPr>
            <w:instrText xml:space="preserve"> TOC \o "1-3" \h \z \u </w:instrText>
          </w:r>
          <w:r w:rsidRPr="008233AD">
            <w:fldChar w:fldCharType="separate"/>
          </w:r>
          <w:hyperlink w:anchor="_Toc126842144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</w:rPr>
              <w:t>Mini App #3 – Dynamic Components Demo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instrText xml:space="preserve"> PAGEREF _Toc126842144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>2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end"/>
            </w:r>
          </w:hyperlink>
        </w:p>
        <w:p w14:paraId="27494CD2" w14:textId="7B9D0FEF" w:rsidR="00857151" w:rsidRPr="00857151" w:rsidRDefault="004F07A6" w:rsidP="00857151">
          <w:pPr>
            <w:pStyle w:val="TOC2"/>
            <w:tabs>
              <w:tab w:val="right" w:leader="dot" w:pos="8630"/>
            </w:tabs>
            <w:spacing w:after="120"/>
            <w:rPr>
              <w:rFonts w:ascii="Times New Roman" w:hAnsi="Times New Roman" w:cs="Times New Roman"/>
              <w:b w:val="0"/>
              <w:bCs/>
              <w:noProof/>
              <w:sz w:val="24"/>
              <w:szCs w:val="24"/>
            </w:rPr>
          </w:pPr>
          <w:hyperlink w:anchor="_Toc126842145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  <w:sz w:val="24"/>
                <w:szCs w:val="24"/>
              </w:rPr>
              <w:t>Dynamic Components Conclusion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instrText xml:space="preserve"> PAGEREF _Toc126842145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>8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14CC7C" w14:textId="263D114B" w:rsidR="00857151" w:rsidRPr="00857151" w:rsidRDefault="004F07A6" w:rsidP="00857151">
          <w:pPr>
            <w:pStyle w:val="TOC1"/>
            <w:rPr>
              <w:rFonts w:ascii="Times New Roman" w:hAnsi="Times New Roman" w:cs="Times New Roman"/>
              <w:b w:val="0"/>
              <w:bCs/>
              <w:noProof/>
            </w:rPr>
          </w:pPr>
          <w:hyperlink w:anchor="_Toc126842146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</w:rPr>
              <w:t>Part 5 Tracks, Lyrics and Video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instrText xml:space="preserve"> PAGEREF _Toc126842146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>8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end"/>
            </w:r>
          </w:hyperlink>
        </w:p>
        <w:p w14:paraId="32F593BB" w14:textId="727153FB" w:rsidR="00857151" w:rsidRPr="00857151" w:rsidRDefault="004F07A6" w:rsidP="00857151">
          <w:pPr>
            <w:pStyle w:val="TOC2"/>
            <w:tabs>
              <w:tab w:val="right" w:leader="dot" w:pos="8630"/>
            </w:tabs>
            <w:spacing w:after="120"/>
            <w:rPr>
              <w:rFonts w:ascii="Times New Roman" w:hAnsi="Times New Roman" w:cs="Times New Roman"/>
              <w:b w:val="0"/>
              <w:bCs/>
              <w:noProof/>
              <w:sz w:val="24"/>
              <w:szCs w:val="24"/>
            </w:rPr>
          </w:pPr>
          <w:hyperlink w:anchor="_Toc126842147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  <w:sz w:val="24"/>
                <w:szCs w:val="24"/>
              </w:rPr>
              <w:t>Stopping Point #5 - Dynamic Components Demo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instrText xml:space="preserve"> PAGEREF _Toc126842147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>9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128E1" w14:textId="77FF0AF1" w:rsidR="00857151" w:rsidRPr="00857151" w:rsidRDefault="004F07A6" w:rsidP="00857151">
          <w:pPr>
            <w:pStyle w:val="TOC1"/>
            <w:rPr>
              <w:rFonts w:ascii="Times New Roman" w:hAnsi="Times New Roman" w:cs="Times New Roman"/>
              <w:b w:val="0"/>
              <w:bCs/>
              <w:noProof/>
            </w:rPr>
          </w:pPr>
          <w:hyperlink w:anchor="_Toc126842148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</w:rPr>
              <w:t>Part 6: Create New Album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instrText xml:space="preserve"> PAGEREF _Toc126842148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>10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end"/>
            </w:r>
          </w:hyperlink>
        </w:p>
        <w:p w14:paraId="02F9FF35" w14:textId="73546848" w:rsidR="00857151" w:rsidRPr="00857151" w:rsidRDefault="004F07A6" w:rsidP="00857151">
          <w:pPr>
            <w:pStyle w:val="TOC2"/>
            <w:tabs>
              <w:tab w:val="right" w:leader="dot" w:pos="8630"/>
            </w:tabs>
            <w:spacing w:after="120"/>
            <w:rPr>
              <w:rFonts w:ascii="Times New Roman" w:hAnsi="Times New Roman" w:cs="Times New Roman"/>
              <w:b w:val="0"/>
              <w:bCs/>
              <w:noProof/>
              <w:sz w:val="24"/>
              <w:szCs w:val="24"/>
            </w:rPr>
          </w:pPr>
          <w:hyperlink w:anchor="_Toc126842149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  <w:sz w:val="24"/>
                <w:szCs w:val="24"/>
              </w:rPr>
              <w:t>Stopping Point #6 – New Album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instrText xml:space="preserve"> PAGEREF _Toc126842149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>17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041F6" w14:textId="7CD2E2FF" w:rsidR="00857151" w:rsidRPr="00857151" w:rsidRDefault="004F07A6" w:rsidP="00857151">
          <w:pPr>
            <w:pStyle w:val="TOC1"/>
            <w:rPr>
              <w:rFonts w:ascii="Times New Roman" w:hAnsi="Times New Roman" w:cs="Times New Roman"/>
              <w:b w:val="0"/>
              <w:bCs/>
              <w:noProof/>
            </w:rPr>
          </w:pPr>
          <w:hyperlink w:anchor="_Toc126842150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</w:rPr>
              <w:t>Part 7: Edit an Album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instrText xml:space="preserve"> PAGEREF _Toc126842150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>18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end"/>
            </w:r>
          </w:hyperlink>
        </w:p>
        <w:p w14:paraId="29AF4C91" w14:textId="24ABADC3" w:rsidR="00857151" w:rsidRPr="00857151" w:rsidRDefault="004F07A6" w:rsidP="00857151">
          <w:pPr>
            <w:pStyle w:val="TOC2"/>
            <w:tabs>
              <w:tab w:val="right" w:leader="dot" w:pos="8630"/>
            </w:tabs>
            <w:spacing w:after="120"/>
            <w:rPr>
              <w:rFonts w:ascii="Times New Roman" w:hAnsi="Times New Roman" w:cs="Times New Roman"/>
              <w:b w:val="0"/>
              <w:bCs/>
              <w:noProof/>
              <w:sz w:val="24"/>
              <w:szCs w:val="24"/>
            </w:rPr>
          </w:pPr>
          <w:hyperlink w:anchor="_Toc126842151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  <w:sz w:val="24"/>
                <w:szCs w:val="24"/>
              </w:rPr>
              <w:t>Stopping Point #7 – Edit and Album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instrText xml:space="preserve"> PAGEREF _Toc126842151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>24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DDCE04" w14:textId="45192B1F" w:rsidR="005168CF" w:rsidRPr="008233AD" w:rsidRDefault="005168CF" w:rsidP="00CC3BD8">
          <w:pPr>
            <w:spacing w:after="120"/>
            <w:rPr>
              <w:rFonts w:ascii="Times New Roman" w:hAnsi="Times New Roman" w:cs="Times New Roman"/>
            </w:rPr>
          </w:pPr>
          <w:r w:rsidRPr="008233AD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367EC27E" w14:textId="1506D8B3" w:rsidR="003B6FB0" w:rsidRPr="008233AD" w:rsidRDefault="003B6FB0" w:rsidP="00C5185C">
      <w:pPr>
        <w:spacing w:after="120"/>
        <w:rPr>
          <w:rFonts w:ascii="Times New Roman" w:hAnsi="Times New Roman" w:cs="Times New Roman"/>
        </w:rPr>
      </w:pPr>
    </w:p>
    <w:p w14:paraId="1A544DDC" w14:textId="77777777" w:rsidR="00C5185C" w:rsidRPr="008233AD" w:rsidRDefault="00C5185C" w:rsidP="00C5185C">
      <w:pPr>
        <w:spacing w:after="120"/>
        <w:rPr>
          <w:rFonts w:ascii="Times New Roman" w:eastAsiaTheme="majorEastAsia" w:hAnsi="Times New Roman" w:cs="Times New Roman"/>
          <w:b/>
          <w:bCs/>
          <w:color w:val="345A8A" w:themeColor="accent1" w:themeShade="B5"/>
          <w:sz w:val="32"/>
          <w:szCs w:val="32"/>
        </w:rPr>
      </w:pPr>
      <w:bookmarkStart w:id="7" w:name="_Toc99989870"/>
      <w:r w:rsidRPr="008233AD">
        <w:rPr>
          <w:rFonts w:ascii="Times New Roman" w:hAnsi="Times New Roman" w:cs="Times New Roman"/>
        </w:rPr>
        <w:br w:type="page"/>
      </w:r>
    </w:p>
    <w:p w14:paraId="28B2812F" w14:textId="36F7EA6E" w:rsidR="0054218D" w:rsidRPr="008233AD" w:rsidRDefault="0054218D" w:rsidP="00C5185C">
      <w:pPr>
        <w:pStyle w:val="Heading1"/>
        <w:spacing w:before="0" w:after="120"/>
        <w:rPr>
          <w:rFonts w:ascii="Times New Roman" w:hAnsi="Times New Roman" w:cs="Times New Roman"/>
        </w:rPr>
      </w:pPr>
      <w:bookmarkStart w:id="8" w:name="_Toc126842144"/>
      <w:r w:rsidRPr="008233AD">
        <w:rPr>
          <w:rFonts w:ascii="Times New Roman" w:hAnsi="Times New Roman" w:cs="Times New Roman"/>
        </w:rPr>
        <w:lastRenderedPageBreak/>
        <w:t xml:space="preserve">Mini App #3 </w:t>
      </w:r>
      <w:r w:rsidR="00B21DEA">
        <w:rPr>
          <w:rFonts w:ascii="Times New Roman" w:hAnsi="Times New Roman" w:cs="Times New Roman"/>
        </w:rPr>
        <w:t>–</w:t>
      </w:r>
      <w:r w:rsidRPr="008233AD">
        <w:rPr>
          <w:rFonts w:ascii="Times New Roman" w:hAnsi="Times New Roman" w:cs="Times New Roman"/>
        </w:rPr>
        <w:t xml:space="preserve"> Dynamic Components Demo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312B0AE" w14:textId="645BDDF5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s time to start a new project to demonstrate new features that you can use to generate the song tracks on the music application.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We will return to the </w:t>
      </w:r>
      <w:r w:rsidR="00B21DEA">
        <w:rPr>
          <w:rFonts w:ascii="Times New Roman" w:hAnsi="Times New Roman" w:cs="Times New Roman"/>
          <w:sz w:val="22"/>
          <w:szCs w:val="22"/>
        </w:rPr>
        <w:t>m</w:t>
      </w:r>
      <w:r w:rsidRPr="008233AD">
        <w:rPr>
          <w:rFonts w:ascii="Times New Roman" w:hAnsi="Times New Roman" w:cs="Times New Roman"/>
          <w:sz w:val="22"/>
          <w:szCs w:val="22"/>
        </w:rPr>
        <w:t xml:space="preserve">usic </w:t>
      </w:r>
      <w:r w:rsidR="00B21DEA">
        <w:rPr>
          <w:rFonts w:ascii="Times New Roman" w:hAnsi="Times New Roman" w:cs="Times New Roman"/>
          <w:sz w:val="22"/>
          <w:szCs w:val="22"/>
        </w:rPr>
        <w:t>a</w:t>
      </w:r>
      <w:r w:rsidRPr="008233AD">
        <w:rPr>
          <w:rFonts w:ascii="Times New Roman" w:hAnsi="Times New Roman" w:cs="Times New Roman"/>
          <w:sz w:val="22"/>
          <w:szCs w:val="22"/>
        </w:rPr>
        <w:t>pplication in a few pages.</w:t>
      </w:r>
    </w:p>
    <w:p w14:paraId="4257C689" w14:textId="12E0F0F2" w:rsidR="0054218D" w:rsidRPr="008233AD" w:rsidRDefault="0054218D" w:rsidP="001B4AD1">
      <w:pPr>
        <w:spacing w:after="120"/>
        <w:rPr>
          <w:rFonts w:ascii="Times New Roman" w:hAnsi="Times New Roman" w:cs="Times New Roman"/>
          <w:b/>
          <w:bCs/>
        </w:rPr>
      </w:pPr>
      <w:bookmarkStart w:id="9" w:name="_Toc416428837"/>
      <w:bookmarkStart w:id="10" w:name="_Toc416432783"/>
      <w:bookmarkStart w:id="11" w:name="_Toc416432869"/>
      <w:r w:rsidRPr="008233AD">
        <w:rPr>
          <w:rFonts w:ascii="Times New Roman" w:hAnsi="Times New Roman" w:cs="Times New Roman"/>
          <w:b/>
          <w:bCs/>
        </w:rPr>
        <w:t>Blog Postings</w:t>
      </w:r>
      <w:bookmarkEnd w:id="9"/>
      <w:bookmarkEnd w:id="10"/>
      <w:bookmarkEnd w:id="11"/>
    </w:p>
    <w:p w14:paraId="3C6845DE" w14:textId="0A2FD2A2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This exercise will demonstrate how to dynamically add and remove items from a list.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You will create a small application that looks like this.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You can add new posts to a blog with the data entry form at the top of the page.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Each posting will have a delete button that removes the post.</w:t>
      </w:r>
    </w:p>
    <w:p w14:paraId="074D3629" w14:textId="4BD5B1F6" w:rsidR="0054218D" w:rsidRPr="008233AD" w:rsidRDefault="000B2B04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5480908" wp14:editId="478F636E">
            <wp:extent cx="3044190" cy="3367405"/>
            <wp:effectExtent l="0" t="0" r="3810" b="4445"/>
            <wp:docPr id="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1AAF" w14:textId="770998EF" w:rsidR="00A702F6" w:rsidRPr="008233AD" w:rsidRDefault="00A702F6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 </w:t>
      </w:r>
      <w:r w:rsidR="00743237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App Preview</w:t>
      </w:r>
    </w:p>
    <w:p w14:paraId="38237493" w14:textId="77777777" w:rsidR="0054218D" w:rsidRPr="008233AD" w:rsidRDefault="0054218D" w:rsidP="001B4AD1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>Create a New React App</w:t>
      </w:r>
    </w:p>
    <w:p w14:paraId="6280EB32" w14:textId="77777777" w:rsidR="001B3018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t xml:space="preserve">Start a new app by typing </w:t>
      </w:r>
    </w:p>
    <w:p w14:paraId="433BEF4A" w14:textId="02F21847" w:rsidR="0054218D" w:rsidRPr="008233AD" w:rsidRDefault="002D1074" w:rsidP="000B2B04">
      <w:pPr>
        <w:spacing w:after="120"/>
        <w:ind w:left="72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b/>
          <w:noProof/>
          <w:sz w:val="22"/>
          <w:szCs w:val="22"/>
        </w:rPr>
        <w:t xml:space="preserve">npx </w:t>
      </w:r>
      <w:r w:rsidR="0054218D" w:rsidRPr="008233AD">
        <w:rPr>
          <w:rFonts w:ascii="Times New Roman" w:hAnsi="Times New Roman" w:cs="Times New Roman"/>
          <w:b/>
          <w:noProof/>
          <w:sz w:val="22"/>
          <w:szCs w:val="22"/>
        </w:rPr>
        <w:t xml:space="preserve">create-react-app blog </w:t>
      </w:r>
      <w:r w:rsidR="0054218D" w:rsidRPr="008233AD">
        <w:rPr>
          <w:rFonts w:ascii="Times New Roman" w:hAnsi="Times New Roman" w:cs="Times New Roman"/>
          <w:noProof/>
          <w:sz w:val="22"/>
          <w:szCs w:val="22"/>
        </w:rPr>
        <w:t>at the command prompt.</w:t>
      </w:r>
    </w:p>
    <w:p w14:paraId="6D57B316" w14:textId="77777777" w:rsidR="0054218D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t xml:space="preserve">Start the app with </w:t>
      </w:r>
      <w:r w:rsidRPr="008233AD">
        <w:rPr>
          <w:rFonts w:ascii="Times New Roman" w:hAnsi="Times New Roman" w:cs="Times New Roman"/>
          <w:b/>
          <w:noProof/>
          <w:sz w:val="22"/>
          <w:szCs w:val="22"/>
        </w:rPr>
        <w:t>cd blog</w:t>
      </w:r>
      <w:r w:rsidRPr="008233AD">
        <w:rPr>
          <w:rFonts w:ascii="Times New Roman" w:hAnsi="Times New Roman" w:cs="Times New Roman"/>
          <w:noProof/>
          <w:sz w:val="22"/>
          <w:szCs w:val="22"/>
        </w:rPr>
        <w:t xml:space="preserve"> and </w:t>
      </w:r>
      <w:r w:rsidRPr="008233AD">
        <w:rPr>
          <w:rFonts w:ascii="Times New Roman" w:hAnsi="Times New Roman" w:cs="Times New Roman"/>
          <w:b/>
          <w:noProof/>
          <w:sz w:val="22"/>
          <w:szCs w:val="22"/>
        </w:rPr>
        <w:t>npm start</w:t>
      </w:r>
      <w:r w:rsidRPr="008233AD">
        <w:rPr>
          <w:rFonts w:ascii="Times New Roman" w:hAnsi="Times New Roman" w:cs="Times New Roman"/>
          <w:noProof/>
          <w:sz w:val="22"/>
          <w:szCs w:val="22"/>
        </w:rPr>
        <w:t xml:space="preserve"> commands.</w:t>
      </w:r>
    </w:p>
    <w:p w14:paraId="436DBDC9" w14:textId="77777777" w:rsidR="0054218D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Open Visual Studio Code to the folder of the new project.</w:t>
      </w:r>
    </w:p>
    <w:p w14:paraId="1E645B65" w14:textId="660201F6" w:rsidR="0054218D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Delete </w:t>
      </w:r>
      <w:r w:rsidR="00EE35AF" w:rsidRPr="008233AD">
        <w:rPr>
          <w:rFonts w:ascii="Times New Roman" w:hAnsi="Times New Roman" w:cs="Times New Roman"/>
          <w:sz w:val="22"/>
          <w:szCs w:val="22"/>
        </w:rPr>
        <w:t>App.css</w:t>
      </w:r>
      <w:r w:rsidR="007031D3" w:rsidRPr="008233AD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7031D3" w:rsidRPr="008233AD">
        <w:rPr>
          <w:rFonts w:ascii="Times New Roman" w:hAnsi="Times New Roman" w:cs="Times New Roman"/>
          <w:sz w:val="22"/>
          <w:szCs w:val="22"/>
        </w:rPr>
        <w:t>logo.svg</w:t>
      </w:r>
      <w:proofErr w:type="spellEnd"/>
      <w:r w:rsidR="00EE35AF" w:rsidRPr="008233AD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0FC8ED61" w14:textId="7EB31D2C" w:rsidR="0054218D" w:rsidRPr="008233AD" w:rsidRDefault="00300EDF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 App.js </w:t>
      </w:r>
      <w:r w:rsidR="00843B99" w:rsidRPr="008233AD">
        <w:rPr>
          <w:rFonts w:ascii="Times New Roman" w:hAnsi="Times New Roman" w:cs="Times New Roman"/>
          <w:sz w:val="22"/>
          <w:szCs w:val="22"/>
        </w:rPr>
        <w:t>start with this code</w:t>
      </w:r>
      <w:r w:rsidR="00C75144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2A476E98" w14:textId="2B6CC3B1" w:rsidR="0054218D" w:rsidRPr="008233AD" w:rsidRDefault="008E13D1" w:rsidP="000B2B04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F5AF41" wp14:editId="5ECFA38D">
            <wp:extent cx="5058810" cy="26670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130" cy="26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1D71" w14:textId="28AF0BEF" w:rsidR="00A702F6" w:rsidRPr="008233AD" w:rsidRDefault="00A702F6" w:rsidP="000B2B04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 </w:t>
      </w:r>
      <w:r w:rsidR="00A5584A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App.js</w:t>
      </w:r>
    </w:p>
    <w:p w14:paraId="2B05389C" w14:textId="77777777" w:rsidR="0054218D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t>Create a Post.js file to display a blog post element.</w:t>
      </w:r>
    </w:p>
    <w:p w14:paraId="0259785D" w14:textId="04633B49" w:rsidR="0054218D" w:rsidRPr="008233AD" w:rsidRDefault="00FA61F7" w:rsidP="000B2B04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062D328F" wp14:editId="738031A9">
            <wp:extent cx="3621208" cy="239077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367" cy="24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0FC5" w14:textId="056B6A65" w:rsidR="00A702F6" w:rsidRPr="008233AD" w:rsidRDefault="00A702F6" w:rsidP="000B2B04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3 </w:t>
      </w:r>
      <w:r w:rsidR="00C973B0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Post.js</w:t>
      </w:r>
    </w:p>
    <w:p w14:paraId="2A5B281E" w14:textId="0B412951" w:rsidR="00FA61F7" w:rsidRPr="008233AD" w:rsidRDefault="00DD3DE2" w:rsidP="000B2B04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Notice the use of the props object and the way </w:t>
      </w:r>
      <w:r w:rsidR="003D4497" w:rsidRPr="008233AD">
        <w:rPr>
          <w:rFonts w:ascii="Times New Roman" w:hAnsi="Times New Roman" w:cs="Times New Roman"/>
          <w:sz w:val="22"/>
          <w:szCs w:val="22"/>
        </w:rPr>
        <w:t>the object is set</w:t>
      </w:r>
      <w:r w:rsidR="006C335B">
        <w:rPr>
          <w:rFonts w:ascii="Times New Roman" w:hAnsi="Times New Roman" w:cs="Times New Roman"/>
          <w:sz w:val="22"/>
          <w:szCs w:val="22"/>
        </w:rPr>
        <w:t xml:space="preserve"> </w:t>
      </w:r>
      <w:r w:rsidR="003D4497" w:rsidRPr="008233AD">
        <w:rPr>
          <w:rFonts w:ascii="Times New Roman" w:hAnsi="Times New Roman" w:cs="Times New Roman"/>
          <w:sz w:val="22"/>
          <w:szCs w:val="22"/>
        </w:rPr>
        <w:t>up in App.js</w:t>
      </w:r>
      <w:r w:rsidR="00B62418" w:rsidRPr="008233AD">
        <w:rPr>
          <w:rFonts w:ascii="Times New Roman" w:hAnsi="Times New Roman" w:cs="Times New Roman"/>
          <w:sz w:val="22"/>
          <w:szCs w:val="22"/>
        </w:rPr>
        <w:t xml:space="preserve"> on</w:t>
      </w:r>
      <w:r w:rsidR="00E33CF3" w:rsidRPr="008233AD">
        <w:rPr>
          <w:rFonts w:ascii="Times New Roman" w:hAnsi="Times New Roman" w:cs="Times New Roman"/>
          <w:sz w:val="22"/>
          <w:szCs w:val="22"/>
        </w:rPr>
        <w:t xml:space="preserve"> line 1</w:t>
      </w:r>
      <w:r w:rsidR="008E13D1" w:rsidRPr="008233AD">
        <w:rPr>
          <w:rFonts w:ascii="Times New Roman" w:hAnsi="Times New Roman" w:cs="Times New Roman"/>
          <w:sz w:val="22"/>
          <w:szCs w:val="22"/>
        </w:rPr>
        <w:t>4</w:t>
      </w:r>
      <w:r w:rsidR="00E33CF3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501DE1C4" w14:textId="5BBF87E7" w:rsidR="00FA61F7" w:rsidRPr="008233AD" w:rsidRDefault="00FA61F7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Add a Post.css file.</w:t>
      </w:r>
    </w:p>
    <w:p w14:paraId="49A09729" w14:textId="17FE0DF1" w:rsidR="00FA61F7" w:rsidRPr="008233AD" w:rsidRDefault="0045551B" w:rsidP="000B2B04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14082318" wp14:editId="7089BD37">
            <wp:extent cx="2581275" cy="1614148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426" cy="16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F9C" w14:textId="4FE57CA1" w:rsidR="00A702F6" w:rsidRPr="008233AD" w:rsidRDefault="00A702F6" w:rsidP="000B2B04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4 </w:t>
      </w:r>
      <w:r w:rsidR="00E21F62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Post.css</w:t>
      </w:r>
    </w:p>
    <w:p w14:paraId="31AACC4D" w14:textId="77777777" w:rsidR="00FA61F7" w:rsidRPr="008233AD" w:rsidRDefault="00FA61F7" w:rsidP="00C5185C">
      <w:pPr>
        <w:spacing w:after="120"/>
        <w:rPr>
          <w:rFonts w:ascii="Times New Roman" w:hAnsi="Times New Roman" w:cs="Times New Roman"/>
        </w:rPr>
      </w:pPr>
    </w:p>
    <w:p w14:paraId="3D6B4A66" w14:textId="335EF68B" w:rsidR="0054218D" w:rsidRPr="008233AD" w:rsidRDefault="00AD3EDC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At this point</w:t>
      </w:r>
      <w:r w:rsidR="006C335B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you should be able to run the application</w:t>
      </w:r>
      <w:r w:rsidR="006C335B">
        <w:rPr>
          <w:rFonts w:ascii="Times New Roman" w:hAnsi="Times New Roman" w:cs="Times New Roman"/>
          <w:sz w:val="22"/>
          <w:szCs w:val="22"/>
        </w:rPr>
        <w:t>.</w:t>
      </w:r>
    </w:p>
    <w:p w14:paraId="4B385810" w14:textId="12C663AB" w:rsidR="00F2209B" w:rsidRPr="008233AD" w:rsidRDefault="00F2209B" w:rsidP="00F2209B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FEA5409" wp14:editId="3BA6D0F6">
            <wp:extent cx="4714875" cy="2781300"/>
            <wp:effectExtent l="0" t="0" r="952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9B54" w14:textId="328F77D9" w:rsidR="00F2209B" w:rsidRPr="008233AD" w:rsidRDefault="00F2209B" w:rsidP="00F2209B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5 </w:t>
      </w:r>
      <w:r w:rsidR="009D644C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Current View</w:t>
      </w:r>
    </w:p>
    <w:p w14:paraId="12F65425" w14:textId="5FAC7784" w:rsidR="0054218D" w:rsidRPr="008233AD" w:rsidRDefault="00753C41" w:rsidP="001B4AD1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>Implementation Notes</w:t>
      </w:r>
    </w:p>
    <w:p w14:paraId="2B108BA3" w14:textId="06A01868" w:rsidR="00753C41" w:rsidRPr="008233AD" w:rsidRDefault="00753C41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You might wonder why </w:t>
      </w:r>
      <w:r w:rsidR="00257640" w:rsidRPr="008233AD">
        <w:rPr>
          <w:rFonts w:ascii="Times New Roman" w:hAnsi="Times New Roman" w:cs="Times New Roman"/>
          <w:sz w:val="22"/>
          <w:szCs w:val="22"/>
        </w:rPr>
        <w:t>functional components need to import React.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257640" w:rsidRPr="008233AD">
        <w:rPr>
          <w:rFonts w:ascii="Times New Roman" w:hAnsi="Times New Roman" w:cs="Times New Roman"/>
          <w:sz w:val="22"/>
          <w:szCs w:val="22"/>
        </w:rPr>
        <w:t xml:space="preserve">Neither App.js nor Post.js </w:t>
      </w:r>
      <w:r w:rsidR="00B41439" w:rsidRPr="008233AD">
        <w:rPr>
          <w:rFonts w:ascii="Times New Roman" w:hAnsi="Times New Roman" w:cs="Times New Roman"/>
          <w:sz w:val="22"/>
          <w:szCs w:val="22"/>
        </w:rPr>
        <w:t>has</w:t>
      </w:r>
      <w:r w:rsidR="000807BC" w:rsidRPr="008233AD">
        <w:rPr>
          <w:rFonts w:ascii="Times New Roman" w:hAnsi="Times New Roman" w:cs="Times New Roman"/>
          <w:sz w:val="22"/>
          <w:szCs w:val="22"/>
        </w:rPr>
        <w:t xml:space="preserve"> an obvious reference to </w:t>
      </w:r>
      <w:r w:rsidR="00425982" w:rsidRPr="008233AD">
        <w:rPr>
          <w:rFonts w:ascii="Times New Roman" w:hAnsi="Times New Roman" w:cs="Times New Roman"/>
          <w:sz w:val="22"/>
          <w:szCs w:val="22"/>
        </w:rPr>
        <w:t>React.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2F36E8" w:rsidRPr="008233AD">
        <w:rPr>
          <w:rFonts w:ascii="Times New Roman" w:hAnsi="Times New Roman" w:cs="Times New Roman"/>
          <w:sz w:val="22"/>
          <w:szCs w:val="22"/>
        </w:rPr>
        <w:t>However, w</w:t>
      </w:r>
      <w:r w:rsidR="00425982" w:rsidRPr="008233AD">
        <w:rPr>
          <w:rFonts w:ascii="Times New Roman" w:hAnsi="Times New Roman" w:cs="Times New Roman"/>
          <w:sz w:val="22"/>
          <w:szCs w:val="22"/>
        </w:rPr>
        <w:t xml:space="preserve">hen the </w:t>
      </w:r>
      <w:r w:rsidR="002F36E8" w:rsidRPr="008233AD">
        <w:rPr>
          <w:rFonts w:ascii="Times New Roman" w:hAnsi="Times New Roman" w:cs="Times New Roman"/>
          <w:sz w:val="22"/>
          <w:szCs w:val="22"/>
        </w:rPr>
        <w:t xml:space="preserve">JSX </w:t>
      </w:r>
      <w:r w:rsidR="00425982" w:rsidRPr="008233AD">
        <w:rPr>
          <w:rFonts w:ascii="Times New Roman" w:hAnsi="Times New Roman" w:cs="Times New Roman"/>
          <w:sz w:val="22"/>
          <w:szCs w:val="22"/>
        </w:rPr>
        <w:t xml:space="preserve">code is compiled to </w:t>
      </w:r>
      <w:r w:rsidR="00724553" w:rsidRPr="008233AD">
        <w:rPr>
          <w:rFonts w:ascii="Times New Roman" w:hAnsi="Times New Roman" w:cs="Times New Roman"/>
          <w:sz w:val="22"/>
          <w:szCs w:val="22"/>
        </w:rPr>
        <w:t>JavaScript</w:t>
      </w:r>
      <w:r w:rsidR="00BD6E63">
        <w:rPr>
          <w:rFonts w:ascii="Times New Roman" w:hAnsi="Times New Roman" w:cs="Times New Roman"/>
          <w:sz w:val="22"/>
          <w:szCs w:val="22"/>
        </w:rPr>
        <w:t>,</w:t>
      </w:r>
      <w:r w:rsidR="00724553" w:rsidRPr="008233AD">
        <w:rPr>
          <w:rFonts w:ascii="Times New Roman" w:hAnsi="Times New Roman" w:cs="Times New Roman"/>
          <w:sz w:val="22"/>
          <w:szCs w:val="22"/>
        </w:rPr>
        <w:t xml:space="preserve"> the </w:t>
      </w:r>
      <w:r w:rsidR="00F3434E" w:rsidRPr="008233AD">
        <w:rPr>
          <w:rFonts w:ascii="Times New Roman" w:hAnsi="Times New Roman" w:cs="Times New Roman"/>
          <w:sz w:val="22"/>
          <w:szCs w:val="22"/>
        </w:rPr>
        <w:t>reference to the React code becomes clear</w:t>
      </w:r>
      <w:r w:rsidR="00281B5C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4A3B3DC5" w14:textId="63DB3611" w:rsidR="00753C41" w:rsidRPr="008233AD" w:rsidRDefault="00B41439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3E9BB5E" wp14:editId="0C5F6FD7">
            <wp:extent cx="5486400" cy="1706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037D" w14:textId="0A63061B" w:rsidR="00F2209B" w:rsidRPr="008233AD" w:rsidRDefault="00F2209B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6 </w:t>
      </w:r>
      <w:r w:rsidR="00151505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Use of 'React'</w:t>
      </w:r>
    </w:p>
    <w:p w14:paraId="1193017F" w14:textId="6D8780B5" w:rsidR="0054218D" w:rsidRPr="008233AD" w:rsidRDefault="002F36E8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Also</w:t>
      </w:r>
      <w:r w:rsidR="00EF53EA" w:rsidRPr="008233AD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notice the mechanism for </w:t>
      </w:r>
      <w:r w:rsidR="00606BA1" w:rsidRPr="008233AD">
        <w:rPr>
          <w:rFonts w:ascii="Times New Roman" w:hAnsi="Times New Roman" w:cs="Times New Roman"/>
          <w:sz w:val="22"/>
          <w:szCs w:val="22"/>
        </w:rPr>
        <w:t xml:space="preserve">creating the props object that Post will receive. </w:t>
      </w:r>
    </w:p>
    <w:p w14:paraId="14C14895" w14:textId="1734D175" w:rsidR="0054218D" w:rsidRPr="008233AD" w:rsidRDefault="00816DD6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You might get this warning:</w:t>
      </w:r>
    </w:p>
    <w:p w14:paraId="68EB4BC2" w14:textId="6CCDD10A" w:rsidR="00816DD6" w:rsidRPr="008233AD" w:rsidRDefault="00392D1A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ED95070" wp14:editId="42F20E9B">
            <wp:extent cx="5486400" cy="438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9A60" w14:textId="487A69DA" w:rsidR="00205EED" w:rsidRPr="008233AD" w:rsidRDefault="00392D1A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React 18 was just released </w:t>
      </w:r>
      <w:r w:rsidR="009E5068" w:rsidRPr="008233AD">
        <w:rPr>
          <w:rFonts w:ascii="Times New Roman" w:hAnsi="Times New Roman" w:cs="Times New Roman"/>
          <w:sz w:val="22"/>
          <w:szCs w:val="22"/>
        </w:rPr>
        <w:t>two days before creating this tutorial.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9E5068" w:rsidRPr="008233AD">
        <w:rPr>
          <w:rFonts w:ascii="Times New Roman" w:hAnsi="Times New Roman" w:cs="Times New Roman"/>
          <w:sz w:val="22"/>
          <w:szCs w:val="22"/>
        </w:rPr>
        <w:t xml:space="preserve">Evidently, create-react-app </w:t>
      </w:r>
      <w:r w:rsidR="001A53A9" w:rsidRPr="008233AD">
        <w:rPr>
          <w:rFonts w:ascii="Times New Roman" w:hAnsi="Times New Roman" w:cs="Times New Roman"/>
          <w:sz w:val="22"/>
          <w:szCs w:val="22"/>
        </w:rPr>
        <w:t>is not yet</w:t>
      </w:r>
      <w:r w:rsidR="009E5068" w:rsidRPr="008233AD">
        <w:rPr>
          <w:rFonts w:ascii="Times New Roman" w:hAnsi="Times New Roman" w:cs="Times New Roman"/>
          <w:sz w:val="22"/>
          <w:szCs w:val="22"/>
        </w:rPr>
        <w:t xml:space="preserve"> updated </w:t>
      </w:r>
      <w:r w:rsidR="007C37A4" w:rsidRPr="008233AD">
        <w:rPr>
          <w:rFonts w:ascii="Times New Roman" w:hAnsi="Times New Roman" w:cs="Times New Roman"/>
          <w:sz w:val="22"/>
          <w:szCs w:val="22"/>
        </w:rPr>
        <w:t>for React v18</w:t>
      </w:r>
      <w:r w:rsidR="004B2D07" w:rsidRPr="008233AD">
        <w:rPr>
          <w:rFonts w:ascii="Times New Roman" w:hAnsi="Times New Roman" w:cs="Times New Roman"/>
          <w:sz w:val="22"/>
          <w:szCs w:val="22"/>
        </w:rPr>
        <w:t>.</w:t>
      </w:r>
      <w:r w:rsidR="00900666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B2D07" w:rsidRPr="008233AD">
        <w:rPr>
          <w:rFonts w:ascii="Times New Roman" w:hAnsi="Times New Roman" w:cs="Times New Roman"/>
          <w:sz w:val="22"/>
          <w:szCs w:val="22"/>
        </w:rPr>
        <w:t>U</w:t>
      </w:r>
      <w:r w:rsidR="001A53A9" w:rsidRPr="008233AD">
        <w:rPr>
          <w:rFonts w:ascii="Times New Roman" w:hAnsi="Times New Roman" w:cs="Times New Roman"/>
          <w:sz w:val="22"/>
          <w:szCs w:val="22"/>
        </w:rPr>
        <w:t xml:space="preserve">sing it with npx should </w:t>
      </w:r>
      <w:r w:rsidR="00900666" w:rsidRPr="008233AD">
        <w:rPr>
          <w:rFonts w:ascii="Times New Roman" w:hAnsi="Times New Roman" w:cs="Times New Roman"/>
          <w:sz w:val="22"/>
          <w:szCs w:val="22"/>
        </w:rPr>
        <w:t>use the latest release of the tool</w:t>
      </w:r>
      <w:r w:rsidR="007C37A4" w:rsidRPr="008233AD">
        <w:rPr>
          <w:rFonts w:ascii="Times New Roman" w:hAnsi="Times New Roman" w:cs="Times New Roman"/>
          <w:sz w:val="22"/>
          <w:szCs w:val="22"/>
        </w:rPr>
        <w:t xml:space="preserve">. </w:t>
      </w:r>
      <w:r w:rsidR="00205EED" w:rsidRPr="008233AD">
        <w:rPr>
          <w:rFonts w:ascii="Times New Roman" w:hAnsi="Times New Roman" w:cs="Times New Roman"/>
          <w:sz w:val="22"/>
          <w:szCs w:val="22"/>
        </w:rPr>
        <w:t>In a few days, programmers may no longer see that warning.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77A91A3" w14:textId="5E13291E" w:rsidR="00392D1A" w:rsidRPr="008233AD" w:rsidRDefault="007C37A4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lastRenderedPageBreak/>
        <w:t>Remember that semantic versioning means the switch to React 18.x from 17.x</w:t>
      </w:r>
      <w:r w:rsidR="00B1320D" w:rsidRPr="008233AD">
        <w:rPr>
          <w:rFonts w:ascii="Times New Roman" w:hAnsi="Times New Roman" w:cs="Times New Roman"/>
          <w:sz w:val="22"/>
          <w:szCs w:val="22"/>
        </w:rPr>
        <w:t xml:space="preserve"> involves breaking changes. This warning does not impede </w:t>
      </w:r>
      <w:r w:rsidR="0043081A" w:rsidRPr="008233AD">
        <w:rPr>
          <w:rFonts w:ascii="Times New Roman" w:hAnsi="Times New Roman" w:cs="Times New Roman"/>
          <w:sz w:val="22"/>
          <w:szCs w:val="22"/>
        </w:rPr>
        <w:t>our application, but it can be fixed if you wish.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3081A" w:rsidRPr="008233AD">
        <w:rPr>
          <w:rFonts w:ascii="Times New Roman" w:hAnsi="Times New Roman" w:cs="Times New Roman"/>
          <w:sz w:val="22"/>
          <w:szCs w:val="22"/>
        </w:rPr>
        <w:t>Follow the link included in the warning to read more about React 18.</w:t>
      </w:r>
      <w:r w:rsidR="00031772" w:rsidRPr="008233AD">
        <w:rPr>
          <w:rFonts w:ascii="Times New Roman" w:hAnsi="Times New Roman" w:cs="Times New Roman"/>
          <w:sz w:val="22"/>
          <w:szCs w:val="22"/>
        </w:rPr>
        <w:t xml:space="preserve"> It seems a monumental update in React.</w:t>
      </w:r>
    </w:p>
    <w:p w14:paraId="560A33BA" w14:textId="0B091678" w:rsidR="0054218D" w:rsidRPr="008233AD" w:rsidRDefault="00151505" w:rsidP="00F218D5">
      <w:pPr>
        <w:pStyle w:val="ListParagraph"/>
        <w:numPr>
          <w:ilvl w:val="0"/>
          <w:numId w:val="3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Hard code a few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 more blog post items in the state and display them.</w:t>
      </w:r>
    </w:p>
    <w:p w14:paraId="381545E7" w14:textId="0CAC61DE" w:rsidR="004E50EC" w:rsidRPr="008233AD" w:rsidRDefault="004E50EC" w:rsidP="004E50EC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A62C65F" wp14:editId="04BE1EB3">
            <wp:extent cx="2395855" cy="1859280"/>
            <wp:effectExtent l="0" t="0" r="444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23B5B" w14:textId="6E1047B6" w:rsidR="0054218D" w:rsidRPr="008233AD" w:rsidRDefault="004E50EC" w:rsidP="004E50EC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7 </w:t>
      </w:r>
      <w:r w:rsidR="00F9041D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Blog Posts</w:t>
      </w:r>
    </w:p>
    <w:p w14:paraId="043B4EEA" w14:textId="29F07C2F" w:rsidR="0054218D" w:rsidRPr="008233AD" w:rsidRDefault="00E76D7F" w:rsidP="00F218D5">
      <w:pPr>
        <w:pStyle w:val="ListParagraph"/>
        <w:numPr>
          <w:ilvl w:val="0"/>
          <w:numId w:val="3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If you hard coded your lis</w:t>
      </w:r>
      <w:r w:rsidR="0024237F" w:rsidRPr="008233AD">
        <w:rPr>
          <w:rFonts w:ascii="Times New Roman" w:hAnsi="Times New Roman" w:cs="Times New Roman"/>
          <w:sz w:val="22"/>
          <w:szCs w:val="22"/>
        </w:rPr>
        <w:t>t of posts, m</w:t>
      </w:r>
      <w:r w:rsidR="0054218D" w:rsidRPr="008233AD">
        <w:rPr>
          <w:rFonts w:ascii="Times New Roman" w:hAnsi="Times New Roman" w:cs="Times New Roman"/>
          <w:sz w:val="22"/>
          <w:szCs w:val="22"/>
        </w:rPr>
        <w:t>odify</w:t>
      </w:r>
      <w:r w:rsidR="0024237F" w:rsidRPr="008233AD">
        <w:rPr>
          <w:rFonts w:ascii="Times New Roman" w:hAnsi="Times New Roman" w:cs="Times New Roman"/>
          <w:sz w:val="22"/>
          <w:szCs w:val="22"/>
        </w:rPr>
        <w:t xml:space="preserve"> your code to</w:t>
      </w:r>
      <w:r w:rsidR="0080278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24237F" w:rsidRPr="008233AD">
        <w:rPr>
          <w:rFonts w:ascii="Times New Roman" w:hAnsi="Times New Roman" w:cs="Times New Roman"/>
          <w:sz w:val="22"/>
          <w:szCs w:val="22"/>
        </w:rPr>
        <w:t>use the map function: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5BF2B8A" w14:textId="535B9C23" w:rsidR="00CA18B5" w:rsidRPr="008233AD" w:rsidRDefault="006D470E" w:rsidP="004E50EC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79D95217" wp14:editId="4B8BEDD5">
            <wp:extent cx="5486400" cy="163576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CB85" w14:textId="17423FCF" w:rsidR="004E50EC" w:rsidRPr="008233AD" w:rsidRDefault="004E50EC" w:rsidP="004E50EC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8 </w:t>
      </w:r>
      <w:r w:rsidR="002D7DE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'</w:t>
      </w:r>
      <w:proofErr w:type="spellStart"/>
      <w:r w:rsidR="002D7DE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postList.map</w:t>
      </w:r>
      <w:proofErr w:type="spellEnd"/>
      <w:r w:rsidR="002D7DE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'</w:t>
      </w:r>
    </w:p>
    <w:p w14:paraId="5743226C" w14:textId="172B1D76" w:rsidR="00802781" w:rsidRPr="008233AD" w:rsidRDefault="003C1287" w:rsidP="004E50EC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</w:t>
      </w:r>
      <w:r w:rsidR="009B4781" w:rsidRPr="008233AD">
        <w:rPr>
          <w:rFonts w:ascii="Times New Roman" w:hAnsi="Times New Roman" w:cs="Times New Roman"/>
          <w:sz w:val="22"/>
          <w:szCs w:val="22"/>
        </w:rPr>
        <w:t>mportan</w:t>
      </w:r>
      <w:r w:rsidRPr="008233AD">
        <w:rPr>
          <w:rFonts w:ascii="Times New Roman" w:hAnsi="Times New Roman" w:cs="Times New Roman"/>
          <w:sz w:val="22"/>
          <w:szCs w:val="22"/>
        </w:rPr>
        <w:t>t points about this code:</w:t>
      </w:r>
    </w:p>
    <w:p w14:paraId="35DDBDE8" w14:textId="63FEDAE7" w:rsidR="00816C4D" w:rsidRPr="008233AD" w:rsidRDefault="003C1287" w:rsidP="00C738BE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Notice the use of </w:t>
      </w:r>
      <w:r w:rsidR="00816C4D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816C4D" w:rsidRPr="008233AD">
        <w:rPr>
          <w:rFonts w:ascii="Times New Roman" w:hAnsi="Times New Roman" w:cs="Times New Roman"/>
          <w:sz w:val="22"/>
          <w:szCs w:val="22"/>
        </w:rPr>
        <w:t>posts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816C4D" w:rsidRPr="008233AD">
        <w:rPr>
          <w:rFonts w:ascii="Times New Roman" w:hAnsi="Times New Roman" w:cs="Times New Roman"/>
          <w:sz w:val="22"/>
          <w:szCs w:val="22"/>
        </w:rPr>
        <w:t xml:space="preserve"> collection of JSX. </w:t>
      </w:r>
      <w:r w:rsidR="00485970" w:rsidRPr="008233AD">
        <w:rPr>
          <w:rFonts w:ascii="Times New Roman" w:hAnsi="Times New Roman" w:cs="Times New Roman"/>
          <w:sz w:val="22"/>
          <w:szCs w:val="22"/>
        </w:rPr>
        <w:t>You can build c</w:t>
      </w:r>
      <w:r w:rsidR="005A3AF8" w:rsidRPr="008233AD">
        <w:rPr>
          <w:rFonts w:ascii="Times New Roman" w:hAnsi="Times New Roman" w:cs="Times New Roman"/>
          <w:sz w:val="22"/>
          <w:szCs w:val="22"/>
        </w:rPr>
        <w:t xml:space="preserve">omplex JSX code and </w:t>
      </w:r>
      <w:r w:rsidR="008970D1" w:rsidRPr="008233AD">
        <w:rPr>
          <w:rFonts w:ascii="Times New Roman" w:hAnsi="Times New Roman" w:cs="Times New Roman"/>
          <w:sz w:val="22"/>
          <w:szCs w:val="22"/>
        </w:rPr>
        <w:t xml:space="preserve">render it </w:t>
      </w:r>
      <w:r w:rsidR="006835B8" w:rsidRPr="008233AD">
        <w:rPr>
          <w:rFonts w:ascii="Times New Roman" w:hAnsi="Times New Roman" w:cs="Times New Roman"/>
          <w:sz w:val="22"/>
          <w:szCs w:val="22"/>
        </w:rPr>
        <w:t xml:space="preserve">later </w:t>
      </w:r>
      <w:r w:rsidR="008970D1" w:rsidRPr="008233AD">
        <w:rPr>
          <w:rFonts w:ascii="Times New Roman" w:hAnsi="Times New Roman" w:cs="Times New Roman"/>
          <w:sz w:val="22"/>
          <w:szCs w:val="22"/>
        </w:rPr>
        <w:t xml:space="preserve">by </w:t>
      </w:r>
      <w:r w:rsidR="001C0B83" w:rsidRPr="008233AD">
        <w:rPr>
          <w:rFonts w:ascii="Times New Roman" w:hAnsi="Times New Roman" w:cs="Times New Roman"/>
          <w:sz w:val="22"/>
          <w:szCs w:val="22"/>
        </w:rPr>
        <w:t>e</w:t>
      </w:r>
      <w:r w:rsidR="008970D1" w:rsidRPr="008233AD">
        <w:rPr>
          <w:rFonts w:ascii="Times New Roman" w:hAnsi="Times New Roman" w:cs="Times New Roman"/>
          <w:sz w:val="22"/>
          <w:szCs w:val="22"/>
        </w:rPr>
        <w:t>nclosing the structure in curly braces.</w:t>
      </w:r>
    </w:p>
    <w:p w14:paraId="3861A785" w14:textId="3678CCAC" w:rsidR="008970D1" w:rsidRPr="008233AD" w:rsidRDefault="00F8726D" w:rsidP="00C738BE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</w:t>
      </w:r>
      <w:r w:rsidR="00A00785" w:rsidRPr="008233AD">
        <w:rPr>
          <w:rFonts w:ascii="Times New Roman" w:hAnsi="Times New Roman" w:cs="Times New Roman"/>
          <w:sz w:val="22"/>
          <w:szCs w:val="22"/>
        </w:rPr>
        <w:t xml:space="preserve">hen you create a list of components, React wants a </w:t>
      </w:r>
      <w:r w:rsidR="00E25124" w:rsidRPr="008233AD">
        <w:rPr>
          <w:rFonts w:ascii="Times New Roman" w:hAnsi="Times New Roman" w:cs="Times New Roman"/>
          <w:sz w:val="22"/>
          <w:szCs w:val="22"/>
        </w:rPr>
        <w:t xml:space="preserve">unique </w:t>
      </w:r>
      <w:r w:rsidR="00A00785" w:rsidRPr="008233AD">
        <w:rPr>
          <w:rFonts w:ascii="Times New Roman" w:hAnsi="Times New Roman" w:cs="Times New Roman"/>
          <w:sz w:val="22"/>
          <w:szCs w:val="22"/>
        </w:rPr>
        <w:t xml:space="preserve">key in each element to help it track and </w:t>
      </w:r>
      <w:r w:rsidR="00BF4B2C" w:rsidRPr="008233AD">
        <w:rPr>
          <w:rFonts w:ascii="Times New Roman" w:hAnsi="Times New Roman" w:cs="Times New Roman"/>
          <w:sz w:val="22"/>
          <w:szCs w:val="22"/>
        </w:rPr>
        <w:t>delta changes</w:t>
      </w:r>
      <w:r w:rsidR="00E25124" w:rsidRPr="008233AD">
        <w:rPr>
          <w:rFonts w:ascii="Times New Roman" w:hAnsi="Times New Roman" w:cs="Times New Roman"/>
          <w:sz w:val="22"/>
          <w:szCs w:val="22"/>
        </w:rPr>
        <w:t xml:space="preserve">. We use </w:t>
      </w:r>
      <w:proofErr w:type="spellStart"/>
      <w:r w:rsidR="00E25124" w:rsidRPr="008233AD">
        <w:rPr>
          <w:rFonts w:ascii="Times New Roman" w:hAnsi="Times New Roman" w:cs="Times New Roman"/>
          <w:sz w:val="22"/>
          <w:szCs w:val="22"/>
        </w:rPr>
        <w:t>postNumber</w:t>
      </w:r>
      <w:proofErr w:type="spellEnd"/>
      <w:r w:rsidR="00E25124" w:rsidRPr="008233AD">
        <w:rPr>
          <w:rFonts w:ascii="Times New Roman" w:hAnsi="Times New Roman" w:cs="Times New Roman"/>
          <w:sz w:val="22"/>
          <w:szCs w:val="22"/>
        </w:rPr>
        <w:t xml:space="preserve"> here to provide that key. You can read more </w:t>
      </w:r>
      <w:r w:rsidR="00493EB9" w:rsidRPr="008233AD">
        <w:rPr>
          <w:rFonts w:ascii="Times New Roman" w:hAnsi="Times New Roman" w:cs="Times New Roman"/>
          <w:sz w:val="22"/>
          <w:szCs w:val="22"/>
        </w:rPr>
        <w:t xml:space="preserve">on this </w:t>
      </w:r>
      <w:r w:rsidR="009260F7">
        <w:rPr>
          <w:rFonts w:ascii="Times New Roman" w:hAnsi="Times New Roman" w:cs="Times New Roman"/>
          <w:sz w:val="22"/>
          <w:szCs w:val="22"/>
        </w:rPr>
        <w:t>in</w:t>
      </w:r>
      <w:r w:rsidR="009260F7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493EB9" w:rsidRPr="008233AD">
        <w:rPr>
          <w:rFonts w:ascii="Times New Roman" w:hAnsi="Times New Roman" w:cs="Times New Roman"/>
          <w:sz w:val="22"/>
          <w:szCs w:val="22"/>
        </w:rPr>
        <w:t>Lists and Keys,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493EB9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1D2EFB">
        <w:rPr>
          <w:rFonts w:ascii="Times New Roman" w:hAnsi="Times New Roman" w:cs="Times New Roman"/>
          <w:sz w:val="22"/>
          <w:szCs w:val="22"/>
        </w:rPr>
        <w:t xml:space="preserve">at </w:t>
      </w:r>
      <w:hyperlink r:id="rId20" w:history="1">
        <w:r w:rsidR="001D2EFB" w:rsidRPr="00EB7B24">
          <w:rPr>
            <w:rStyle w:val="Hyperlink"/>
            <w:rFonts w:ascii="Times New Roman" w:hAnsi="Times New Roman" w:cs="Times New Roman"/>
            <w:sz w:val="22"/>
            <w:szCs w:val="22"/>
          </w:rPr>
          <w:t>https://reactjs.org/docs/lists-and-keys.html</w:t>
        </w:r>
      </w:hyperlink>
      <w:r w:rsidR="001D2EF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724F1383" w14:textId="6B25E6B2" w:rsidR="0054218D" w:rsidRPr="008233AD" w:rsidRDefault="0054218D" w:rsidP="00F218D5">
      <w:pPr>
        <w:pStyle w:val="ListParagraph"/>
        <w:numPr>
          <w:ilvl w:val="0"/>
          <w:numId w:val="3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Add a Delete button and </w:t>
      </w:r>
      <w:r w:rsidR="002D7DEE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Pr="008233AD">
        <w:rPr>
          <w:rFonts w:ascii="Times New Roman" w:hAnsi="Times New Roman" w:cs="Times New Roman"/>
          <w:sz w:val="22"/>
          <w:szCs w:val="22"/>
        </w:rPr>
        <w:t xml:space="preserve">associated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onClick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handler to the Post.js component.</w:t>
      </w:r>
    </w:p>
    <w:p w14:paraId="5EAC84BF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1B6D6C7B" w14:textId="2EB3B13F" w:rsidR="0054218D" w:rsidRPr="008233AD" w:rsidRDefault="00733612" w:rsidP="00646501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A393FB" wp14:editId="538CA729">
            <wp:extent cx="5486400" cy="26619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5D09" w14:textId="3A254DEE" w:rsidR="0054218D" w:rsidRPr="008233AD" w:rsidRDefault="00646501" w:rsidP="00646501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9 </w:t>
      </w:r>
      <w:r w:rsidR="005552F4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Post.js with </w:t>
      </w:r>
      <w:proofErr w:type="spellStart"/>
      <w:r w:rsidR="005552F4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onDelete</w:t>
      </w:r>
      <w:proofErr w:type="spellEnd"/>
    </w:p>
    <w:p w14:paraId="6327AC29" w14:textId="6E44C3D4" w:rsidR="005943D2" w:rsidRPr="008233AD" w:rsidRDefault="005943D2" w:rsidP="004800F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syntax used on line 10 allows parameters to be specified.</w:t>
      </w:r>
      <w:r w:rsidR="00BB4BA6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379E6CE" w14:textId="63E2F440" w:rsidR="005943D2" w:rsidRPr="008233AD" w:rsidRDefault="00684A61" w:rsidP="00F218D5">
      <w:pPr>
        <w:pStyle w:val="ListParagraph"/>
        <w:numPr>
          <w:ilvl w:val="0"/>
          <w:numId w:val="3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</w:t>
      </w:r>
      <w:r w:rsidR="007A5FA7" w:rsidRPr="008233AD">
        <w:rPr>
          <w:rFonts w:ascii="Times New Roman" w:hAnsi="Times New Roman" w:cs="Times New Roman"/>
          <w:sz w:val="22"/>
          <w:szCs w:val="22"/>
        </w:rPr>
        <w:t xml:space="preserve">ince the parent of Post is App and App is managing state, App should also own the </w:t>
      </w:r>
      <w:proofErr w:type="spellStart"/>
      <w:r w:rsidR="007A5FA7" w:rsidRPr="008233AD">
        <w:rPr>
          <w:rFonts w:ascii="Times New Roman" w:hAnsi="Times New Roman" w:cs="Times New Roman"/>
          <w:sz w:val="22"/>
          <w:szCs w:val="22"/>
        </w:rPr>
        <w:t>onDelete</w:t>
      </w:r>
      <w:proofErr w:type="spellEnd"/>
      <w:r w:rsidR="007A5FA7" w:rsidRPr="008233AD">
        <w:rPr>
          <w:rFonts w:ascii="Times New Roman" w:hAnsi="Times New Roman" w:cs="Times New Roman"/>
          <w:sz w:val="22"/>
          <w:szCs w:val="22"/>
        </w:rPr>
        <w:t xml:space="preserve"> method. Modify App.js to add this method</w:t>
      </w:r>
      <w:r w:rsidR="000011DB" w:rsidRPr="008233AD">
        <w:rPr>
          <w:rFonts w:ascii="Times New Roman" w:hAnsi="Times New Roman" w:cs="Times New Roman"/>
          <w:sz w:val="22"/>
          <w:szCs w:val="22"/>
        </w:rPr>
        <w:t xml:space="preserve"> and pass it to Post</w:t>
      </w:r>
      <w:r w:rsidR="00D243CD" w:rsidRPr="008233AD">
        <w:rPr>
          <w:rFonts w:ascii="Times New Roman" w:hAnsi="Times New Roman" w:cs="Times New Roman"/>
          <w:sz w:val="22"/>
          <w:szCs w:val="22"/>
        </w:rPr>
        <w:t xml:space="preserve"> in the </w:t>
      </w:r>
      <w:proofErr w:type="spellStart"/>
      <w:r w:rsidR="00D243CD" w:rsidRPr="008233AD">
        <w:rPr>
          <w:rFonts w:ascii="Times New Roman" w:hAnsi="Times New Roman" w:cs="Times New Roman"/>
          <w:sz w:val="22"/>
          <w:szCs w:val="22"/>
        </w:rPr>
        <w:t>onDelete</w:t>
      </w:r>
      <w:proofErr w:type="spellEnd"/>
      <w:r w:rsidR="00D243CD" w:rsidRPr="008233AD">
        <w:rPr>
          <w:rFonts w:ascii="Times New Roman" w:hAnsi="Times New Roman" w:cs="Times New Roman"/>
          <w:sz w:val="22"/>
          <w:szCs w:val="22"/>
        </w:rPr>
        <w:t xml:space="preserve"> attribute</w:t>
      </w:r>
      <w:r w:rsidR="007A5FA7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7A788BB4" w14:textId="14C13875" w:rsidR="0054218D" w:rsidRPr="008233AD" w:rsidRDefault="00D91FFB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26D7A378" wp14:editId="3663B6F2">
            <wp:extent cx="5486400" cy="13779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7FC" w14:textId="69981D3F" w:rsidR="004800FD" w:rsidRPr="008233AD" w:rsidRDefault="004800FD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10 </w:t>
      </w:r>
      <w:proofErr w:type="spellStart"/>
      <w:r w:rsidR="00157239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handleDeletePost</w:t>
      </w:r>
      <w:proofErr w:type="spellEnd"/>
    </w:p>
    <w:p w14:paraId="3AD4E27F" w14:textId="05D0E7E4" w:rsidR="0054218D" w:rsidRPr="008233AD" w:rsidRDefault="00D91FFB" w:rsidP="004800F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updatePostList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is </w:t>
      </w:r>
      <w:r w:rsidR="00A0481E" w:rsidRPr="008233AD">
        <w:rPr>
          <w:rFonts w:ascii="Times New Roman" w:hAnsi="Times New Roman" w:cs="Times New Roman"/>
          <w:sz w:val="22"/>
          <w:szCs w:val="22"/>
        </w:rPr>
        <w:t xml:space="preserve">set to </w:t>
      </w:r>
      <w:proofErr w:type="spellStart"/>
      <w:r w:rsidR="00A0481E" w:rsidRPr="008233AD">
        <w:rPr>
          <w:rFonts w:ascii="Times New Roman" w:hAnsi="Times New Roman" w:cs="Times New Roman"/>
          <w:sz w:val="22"/>
          <w:szCs w:val="22"/>
        </w:rPr>
        <w:t>postList</w:t>
      </w:r>
      <w:proofErr w:type="spellEnd"/>
      <w:r w:rsidR="00A0481E" w:rsidRPr="008233AD">
        <w:rPr>
          <w:rFonts w:ascii="Times New Roman" w:hAnsi="Times New Roman" w:cs="Times New Roman"/>
          <w:sz w:val="22"/>
          <w:szCs w:val="22"/>
        </w:rPr>
        <w:t xml:space="preserve"> with the id of the deleted post filtered out. We update </w:t>
      </w:r>
      <w:r w:rsidR="000011DB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A0481E" w:rsidRPr="008233AD">
        <w:rPr>
          <w:rFonts w:ascii="Times New Roman" w:hAnsi="Times New Roman" w:cs="Times New Roman"/>
          <w:sz w:val="22"/>
          <w:szCs w:val="22"/>
        </w:rPr>
        <w:t>state with a call to setPostList and the component is rendered.</w:t>
      </w:r>
      <w:r w:rsidR="00010F20" w:rsidRPr="008233AD">
        <w:rPr>
          <w:rFonts w:ascii="Times New Roman" w:hAnsi="Times New Roman" w:cs="Times New Roman"/>
          <w:sz w:val="22"/>
          <w:szCs w:val="22"/>
        </w:rPr>
        <w:t xml:space="preserve"> You should now be able to delete your posts. </w:t>
      </w:r>
    </w:p>
    <w:p w14:paraId="1F1A6597" w14:textId="34FC51C5" w:rsidR="0054218D" w:rsidRPr="008233AD" w:rsidRDefault="0054218D" w:rsidP="001B4AD1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 xml:space="preserve">Add a </w:t>
      </w:r>
      <w:r w:rsidR="004800FD" w:rsidRPr="008233AD">
        <w:rPr>
          <w:rFonts w:ascii="Times New Roman" w:hAnsi="Times New Roman" w:cs="Times New Roman"/>
          <w:b/>
          <w:bCs/>
        </w:rPr>
        <w:t>New Post</w:t>
      </w:r>
    </w:p>
    <w:p w14:paraId="52B81BCF" w14:textId="6DA27B97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 this section</w:t>
      </w:r>
      <w:r w:rsidR="002B093F" w:rsidRPr="008233AD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we are going to add a data entry </w:t>
      </w:r>
      <w:r w:rsidR="00FB1B12">
        <w:rPr>
          <w:rFonts w:ascii="Times New Roman" w:hAnsi="Times New Roman" w:cs="Times New Roman"/>
          <w:sz w:val="22"/>
          <w:szCs w:val="22"/>
        </w:rPr>
        <w:t>that</w:t>
      </w:r>
      <w:r w:rsidRPr="008233AD">
        <w:rPr>
          <w:rFonts w:ascii="Times New Roman" w:hAnsi="Times New Roman" w:cs="Times New Roman"/>
          <w:sz w:val="22"/>
          <w:szCs w:val="22"/>
        </w:rPr>
        <w:t xml:space="preserve"> will allow us to add to the list of blog posts.</w:t>
      </w:r>
    </w:p>
    <w:p w14:paraId="7C0FC440" w14:textId="0D6C3A7B" w:rsidR="0054218D" w:rsidRPr="008233AD" w:rsidRDefault="0054218D" w:rsidP="004800FD">
      <w:pPr>
        <w:pStyle w:val="ListParagraph"/>
        <w:numPr>
          <w:ilvl w:val="0"/>
          <w:numId w:val="6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Create a new component file called AddPost.js. Use th</w:t>
      </w:r>
      <w:r w:rsidR="00FB1B12">
        <w:rPr>
          <w:rFonts w:ascii="Times New Roman" w:hAnsi="Times New Roman" w:cs="Times New Roman"/>
          <w:sz w:val="22"/>
          <w:szCs w:val="22"/>
        </w:rPr>
        <w:t>e</w:t>
      </w:r>
      <w:r w:rsidRPr="008233AD">
        <w:rPr>
          <w:rFonts w:ascii="Times New Roman" w:hAnsi="Times New Roman" w:cs="Times New Roman"/>
          <w:sz w:val="22"/>
          <w:szCs w:val="22"/>
        </w:rPr>
        <w:t xml:space="preserve"> code shown here. </w:t>
      </w:r>
      <w:r w:rsidR="00BB725D" w:rsidRPr="008233AD">
        <w:rPr>
          <w:rFonts w:ascii="Times New Roman" w:hAnsi="Times New Roman" w:cs="Times New Roman"/>
          <w:sz w:val="22"/>
          <w:szCs w:val="22"/>
        </w:rPr>
        <w:t>T</w:t>
      </w:r>
      <w:r w:rsidRPr="008233AD">
        <w:rPr>
          <w:rFonts w:ascii="Times New Roman" w:hAnsi="Times New Roman" w:cs="Times New Roman"/>
          <w:sz w:val="22"/>
          <w:szCs w:val="22"/>
        </w:rPr>
        <w:t xml:space="preserve">his is an example of a </w:t>
      </w:r>
      <w:r w:rsidRPr="008233AD">
        <w:rPr>
          <w:rFonts w:ascii="Times New Roman" w:hAnsi="Times New Roman" w:cs="Times New Roman"/>
          <w:b/>
          <w:sz w:val="22"/>
          <w:szCs w:val="22"/>
        </w:rPr>
        <w:t>controlled component</w:t>
      </w:r>
      <w:r w:rsidRPr="008233AD">
        <w:rPr>
          <w:rFonts w:ascii="Times New Roman" w:hAnsi="Times New Roman" w:cs="Times New Roman"/>
          <w:sz w:val="22"/>
          <w:szCs w:val="22"/>
        </w:rPr>
        <w:t>. That means that the state of the component is updated on each onChange event which makes it possible to send the text area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s content back to the App component on the onClick event.</w:t>
      </w:r>
    </w:p>
    <w:p w14:paraId="03E8D0ED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15A3C960" w14:textId="3669DD01" w:rsidR="0054218D" w:rsidRPr="008233AD" w:rsidRDefault="004761D7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502E75" wp14:editId="5F0F0BC5">
            <wp:extent cx="4548146" cy="3265295"/>
            <wp:effectExtent l="0" t="0" r="508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303" cy="32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20F8" w14:textId="291F471D" w:rsidR="0054218D" w:rsidRPr="008233AD" w:rsidRDefault="004800FD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11 </w:t>
      </w:r>
      <w:r w:rsidR="00FE0071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AddPost.js</w:t>
      </w:r>
    </w:p>
    <w:p w14:paraId="5A0AB3AB" w14:textId="03774EAF" w:rsidR="0054218D" w:rsidRPr="008233AD" w:rsidRDefault="0054218D" w:rsidP="00856AE4">
      <w:pPr>
        <w:pStyle w:val="ListParagraph"/>
        <w:numPr>
          <w:ilvl w:val="0"/>
          <w:numId w:val="6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Modify the App component to display the data entry form</w:t>
      </w:r>
      <w:r w:rsidR="00FB1B12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as well as handle the onClick event that is sent by callback from AddPost.js.</w:t>
      </w:r>
    </w:p>
    <w:p w14:paraId="679B7E56" w14:textId="12BD4EC0" w:rsidR="0054218D" w:rsidRPr="008233AD" w:rsidRDefault="003F4C2E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A9B5CCF" wp14:editId="7A97009B">
            <wp:extent cx="5486400" cy="1953260"/>
            <wp:effectExtent l="0" t="0" r="0" b="889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CFFB" w14:textId="0D407A82" w:rsidR="004800FD" w:rsidRPr="008233AD" w:rsidRDefault="004800FD" w:rsidP="004800FD">
      <w:pPr>
        <w:spacing w:after="120"/>
        <w:ind w:left="360"/>
        <w:rPr>
          <w:rFonts w:ascii="Times New Roman" w:hAnsi="Times New Roman" w:cs="Times New Roman"/>
        </w:rPr>
      </w:pPr>
      <w:bookmarkStart w:id="12" w:name="_Hlk124152599"/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12 </w:t>
      </w:r>
      <w:bookmarkEnd w:id="12"/>
      <w:r w:rsidR="00C822C2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App.js Update</w:t>
      </w:r>
    </w:p>
    <w:p w14:paraId="3064C0CA" w14:textId="6E078FD4" w:rsidR="00A605A9" w:rsidRPr="006F02D7" w:rsidRDefault="00C738BE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D44A10" w:rsidRPr="006F02D7">
        <w:rPr>
          <w:rFonts w:ascii="Times New Roman" w:hAnsi="Times New Roman" w:cs="Times New Roman"/>
          <w:sz w:val="22"/>
          <w:szCs w:val="22"/>
        </w:rPr>
        <w:t>handleAddPost</w:t>
      </w:r>
      <w:proofErr w:type="spellEnd"/>
      <w:r w:rsidRPr="006F02D7">
        <w:rPr>
          <w:rFonts w:ascii="Times New Roman" w:hAnsi="Times New Roman" w:cs="Times New Roman"/>
          <w:sz w:val="22"/>
          <w:szCs w:val="22"/>
        </w:rPr>
        <w:t>'</w:t>
      </w:r>
      <w:r w:rsidR="00D44A10" w:rsidRPr="006F02D7">
        <w:rPr>
          <w:rFonts w:ascii="Times New Roman" w:hAnsi="Times New Roman" w:cs="Times New Roman"/>
          <w:sz w:val="22"/>
          <w:szCs w:val="22"/>
        </w:rPr>
        <w:t xml:space="preserve"> creates a new post from </w:t>
      </w:r>
      <w:r w:rsidR="004A140C" w:rsidRPr="006F02D7">
        <w:rPr>
          <w:rFonts w:ascii="Times New Roman" w:hAnsi="Times New Roman" w:cs="Times New Roman"/>
          <w:sz w:val="22"/>
          <w:szCs w:val="22"/>
        </w:rPr>
        <w:t xml:space="preserve">with a </w:t>
      </w:r>
      <w:proofErr w:type="spellStart"/>
      <w:r w:rsidR="004A140C" w:rsidRPr="006F02D7">
        <w:rPr>
          <w:rFonts w:ascii="Times New Roman" w:hAnsi="Times New Roman" w:cs="Times New Roman"/>
          <w:sz w:val="22"/>
          <w:szCs w:val="22"/>
        </w:rPr>
        <w:t>postId</w:t>
      </w:r>
      <w:proofErr w:type="spellEnd"/>
      <w:r w:rsidR="004A140C" w:rsidRPr="006F02D7">
        <w:rPr>
          <w:rFonts w:ascii="Times New Roman" w:hAnsi="Times New Roman" w:cs="Times New Roman"/>
          <w:sz w:val="22"/>
          <w:szCs w:val="22"/>
        </w:rPr>
        <w:t xml:space="preserve"> and the text</w:t>
      </w:r>
      <w:r w:rsidR="00FB1B12">
        <w:rPr>
          <w:rFonts w:ascii="Times New Roman" w:hAnsi="Times New Roman" w:cs="Times New Roman"/>
          <w:sz w:val="22"/>
          <w:szCs w:val="22"/>
        </w:rPr>
        <w:t>.</w:t>
      </w:r>
    </w:p>
    <w:p w14:paraId="026C72A0" w14:textId="36AEB978" w:rsidR="00575A4C" w:rsidRPr="006F02D7" w:rsidRDefault="00C738BE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A605A9" w:rsidRPr="006F02D7">
        <w:rPr>
          <w:rFonts w:ascii="Times New Roman" w:hAnsi="Times New Roman" w:cs="Times New Roman"/>
          <w:sz w:val="22"/>
          <w:szCs w:val="22"/>
        </w:rPr>
        <w:t>postId</w:t>
      </w:r>
      <w:proofErr w:type="spellEnd"/>
      <w:r w:rsidRPr="006F02D7">
        <w:rPr>
          <w:rFonts w:ascii="Times New Roman" w:hAnsi="Times New Roman" w:cs="Times New Roman"/>
          <w:sz w:val="22"/>
          <w:szCs w:val="22"/>
        </w:rPr>
        <w:t>'</w:t>
      </w:r>
      <w:r w:rsidR="00A605A9" w:rsidRPr="006F02D7">
        <w:rPr>
          <w:rFonts w:ascii="Times New Roman" w:hAnsi="Times New Roman" w:cs="Times New Roman"/>
          <w:sz w:val="22"/>
          <w:szCs w:val="22"/>
        </w:rPr>
        <w:t xml:space="preserve"> is a new state variable we create on line 20.</w:t>
      </w:r>
      <w:r w:rsidR="004A140C" w:rsidRPr="006F02D7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2B8B10A" w14:textId="61D22365" w:rsidR="00575A4C" w:rsidRPr="006F02D7" w:rsidRDefault="0042362D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6F02D7">
        <w:rPr>
          <w:rFonts w:ascii="Times New Roman" w:hAnsi="Times New Roman" w:cs="Times New Roman"/>
          <w:sz w:val="22"/>
          <w:szCs w:val="22"/>
        </w:rPr>
        <w:t>postList</w:t>
      </w:r>
      <w:proofErr w:type="spellEnd"/>
      <w:r w:rsidRPr="006F02D7">
        <w:rPr>
          <w:rFonts w:ascii="Times New Roman" w:hAnsi="Times New Roman" w:cs="Times New Roman"/>
          <w:sz w:val="22"/>
          <w:szCs w:val="22"/>
        </w:rPr>
        <w:t xml:space="preserve"> is modified with a callback method that takes </w:t>
      </w:r>
      <w:r w:rsidR="00A8415F" w:rsidRPr="006F02D7">
        <w:rPr>
          <w:rFonts w:ascii="Times New Roman" w:hAnsi="Times New Roman" w:cs="Times New Roman"/>
          <w:sz w:val="22"/>
          <w:szCs w:val="22"/>
        </w:rPr>
        <w:t xml:space="preserve">current list and appends the </w:t>
      </w:r>
      <w:proofErr w:type="spellStart"/>
      <w:r w:rsidR="00A8415F" w:rsidRPr="006F02D7">
        <w:rPr>
          <w:rFonts w:ascii="Times New Roman" w:hAnsi="Times New Roman" w:cs="Times New Roman"/>
          <w:sz w:val="22"/>
          <w:szCs w:val="22"/>
        </w:rPr>
        <w:t>newPost</w:t>
      </w:r>
      <w:proofErr w:type="spellEnd"/>
      <w:r w:rsidR="00A8415F" w:rsidRPr="006F02D7">
        <w:rPr>
          <w:rFonts w:ascii="Times New Roman" w:hAnsi="Times New Roman" w:cs="Times New Roman"/>
          <w:sz w:val="22"/>
          <w:szCs w:val="22"/>
        </w:rPr>
        <w:t xml:space="preserve"> object. </w:t>
      </w:r>
      <w:r w:rsidR="009914AF" w:rsidRPr="006F02D7">
        <w:rPr>
          <w:rFonts w:ascii="Times New Roman" w:hAnsi="Times New Roman" w:cs="Times New Roman"/>
          <w:sz w:val="22"/>
          <w:szCs w:val="22"/>
        </w:rPr>
        <w:t>To</w:t>
      </w:r>
      <w:r w:rsidR="00A8415F" w:rsidRPr="006F02D7">
        <w:rPr>
          <w:rFonts w:ascii="Times New Roman" w:hAnsi="Times New Roman" w:cs="Times New Roman"/>
          <w:sz w:val="22"/>
          <w:szCs w:val="22"/>
        </w:rPr>
        <w:t xml:space="preserve"> read more about this technique</w:t>
      </w:r>
      <w:r w:rsidR="009914AF" w:rsidRPr="006F02D7">
        <w:rPr>
          <w:rFonts w:ascii="Times New Roman" w:hAnsi="Times New Roman" w:cs="Times New Roman"/>
          <w:sz w:val="22"/>
          <w:szCs w:val="22"/>
        </w:rPr>
        <w:t xml:space="preserve">, refer to "Update Arrays with React </w:t>
      </w:r>
      <w:proofErr w:type="spellStart"/>
      <w:r w:rsidR="009914AF" w:rsidRPr="006F02D7">
        <w:rPr>
          <w:rFonts w:ascii="Times New Roman" w:hAnsi="Times New Roman" w:cs="Times New Roman"/>
          <w:sz w:val="22"/>
          <w:szCs w:val="22"/>
        </w:rPr>
        <w:t>useState</w:t>
      </w:r>
      <w:proofErr w:type="spellEnd"/>
      <w:r w:rsidR="009914AF" w:rsidRPr="006F02D7">
        <w:rPr>
          <w:rFonts w:ascii="Times New Roman" w:hAnsi="Times New Roman" w:cs="Times New Roman"/>
          <w:sz w:val="22"/>
          <w:szCs w:val="22"/>
        </w:rPr>
        <w:t xml:space="preserve"> Hook Without Push," </w:t>
      </w:r>
      <w:r w:rsidR="00A92D5B">
        <w:rPr>
          <w:rFonts w:ascii="Times New Roman" w:hAnsi="Times New Roman" w:cs="Times New Roman"/>
          <w:sz w:val="22"/>
          <w:szCs w:val="22"/>
        </w:rPr>
        <w:t>at</w:t>
      </w:r>
      <w:r w:rsidR="009914AF" w:rsidRPr="006F02D7">
        <w:rPr>
          <w:rFonts w:ascii="Times New Roman" w:hAnsi="Times New Roman" w:cs="Times New Roman"/>
          <w:sz w:val="22"/>
          <w:szCs w:val="22"/>
        </w:rPr>
        <w:t xml:space="preserve"> </w:t>
      </w:r>
      <w:hyperlink r:id="rId25" w:history="1">
        <w:r w:rsidR="00A92D5B" w:rsidRPr="00EB7B24">
          <w:rPr>
            <w:rStyle w:val="Hyperlink"/>
            <w:rFonts w:ascii="Times New Roman" w:hAnsi="Times New Roman" w:cs="Times New Roman"/>
            <w:sz w:val="22"/>
            <w:szCs w:val="22"/>
          </w:rPr>
          <w:t>https://www.techiediaries.com/react-usestate-hook-update-array/</w:t>
        </w:r>
      </w:hyperlink>
      <w:r w:rsidR="00A92D5B">
        <w:rPr>
          <w:rFonts w:ascii="Times New Roman" w:hAnsi="Times New Roman" w:cs="Times New Roman"/>
          <w:sz w:val="22"/>
          <w:szCs w:val="22"/>
        </w:rPr>
        <w:t xml:space="preserve">. </w:t>
      </w:r>
      <w:r w:rsidR="00A8415F" w:rsidRPr="006F02D7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CF50A65" w14:textId="05FA76D5" w:rsidR="00036CBE" w:rsidRPr="006F02D7" w:rsidRDefault="007C56B5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 xml:space="preserve">The </w:t>
      </w:r>
      <w:r w:rsidR="00C738BE" w:rsidRPr="006F02D7">
        <w:rPr>
          <w:rFonts w:ascii="Times New Roman" w:hAnsi="Times New Roman" w:cs="Times New Roman"/>
          <w:sz w:val="22"/>
          <w:szCs w:val="22"/>
        </w:rPr>
        <w:t>'</w:t>
      </w:r>
      <w:r w:rsidRPr="006F02D7">
        <w:rPr>
          <w:rFonts w:ascii="Times New Roman" w:hAnsi="Times New Roman" w:cs="Times New Roman"/>
          <w:sz w:val="22"/>
          <w:szCs w:val="22"/>
        </w:rPr>
        <w:t>…</w:t>
      </w:r>
      <w:r w:rsidR="00C738BE" w:rsidRPr="006F02D7">
        <w:rPr>
          <w:rFonts w:ascii="Times New Roman" w:hAnsi="Times New Roman" w:cs="Times New Roman"/>
          <w:sz w:val="22"/>
          <w:szCs w:val="22"/>
        </w:rPr>
        <w:t>'</w:t>
      </w:r>
      <w:r w:rsidRPr="006F02D7">
        <w:rPr>
          <w:rFonts w:ascii="Times New Roman" w:hAnsi="Times New Roman" w:cs="Times New Roman"/>
          <w:sz w:val="22"/>
          <w:szCs w:val="22"/>
        </w:rPr>
        <w:t xml:space="preserve"> in front of the array on line 28 is called the spread syntax</w:t>
      </w:r>
      <w:r w:rsidR="004D57E5" w:rsidRPr="006F02D7">
        <w:rPr>
          <w:rFonts w:ascii="Times New Roman" w:hAnsi="Times New Roman" w:cs="Times New Roman"/>
          <w:sz w:val="22"/>
          <w:szCs w:val="22"/>
        </w:rPr>
        <w:t>. It compiles to a</w:t>
      </w:r>
      <w:r w:rsidR="00D466CD" w:rsidRPr="006F02D7">
        <w:rPr>
          <w:rFonts w:ascii="Times New Roman" w:hAnsi="Times New Roman" w:cs="Times New Roman"/>
          <w:sz w:val="22"/>
          <w:szCs w:val="22"/>
        </w:rPr>
        <w:t>n</w:t>
      </w:r>
      <w:r w:rsidR="004D57E5" w:rsidRPr="006F02D7">
        <w:rPr>
          <w:rFonts w:ascii="Times New Roman" w:hAnsi="Times New Roman" w:cs="Times New Roman"/>
          <w:sz w:val="22"/>
          <w:szCs w:val="22"/>
        </w:rPr>
        <w:t xml:space="preserve"> itera</w:t>
      </w:r>
      <w:r w:rsidR="00D466CD" w:rsidRPr="006F02D7">
        <w:rPr>
          <w:rFonts w:ascii="Times New Roman" w:hAnsi="Times New Roman" w:cs="Times New Roman"/>
          <w:sz w:val="22"/>
          <w:szCs w:val="22"/>
        </w:rPr>
        <w:t xml:space="preserve">ble object that creates a comma separated list of the array contents. </w:t>
      </w:r>
      <w:r w:rsidR="009914AF" w:rsidRPr="006F02D7">
        <w:rPr>
          <w:rFonts w:ascii="Times New Roman" w:hAnsi="Times New Roman" w:cs="Times New Roman"/>
          <w:sz w:val="22"/>
          <w:szCs w:val="22"/>
        </w:rPr>
        <w:t>To r</w:t>
      </w:r>
      <w:r w:rsidR="00D466CD" w:rsidRPr="006F02D7">
        <w:rPr>
          <w:rFonts w:ascii="Times New Roman" w:hAnsi="Times New Roman" w:cs="Times New Roman"/>
          <w:sz w:val="22"/>
          <w:szCs w:val="22"/>
        </w:rPr>
        <w:t>ead more</w:t>
      </w:r>
      <w:r w:rsidR="00A7746B" w:rsidRPr="006F02D7">
        <w:rPr>
          <w:rFonts w:ascii="Times New Roman" w:hAnsi="Times New Roman" w:cs="Times New Roman"/>
          <w:sz w:val="22"/>
          <w:szCs w:val="22"/>
        </w:rPr>
        <w:t xml:space="preserve"> on this, refer to "</w:t>
      </w:r>
      <w:r w:rsidR="004F6D3E" w:rsidRPr="006F02D7">
        <w:rPr>
          <w:rFonts w:ascii="Times New Roman" w:hAnsi="Times New Roman" w:cs="Times New Roman"/>
          <w:sz w:val="22"/>
          <w:szCs w:val="22"/>
        </w:rPr>
        <w:t xml:space="preserve">Rest Parameters and Spread </w:t>
      </w:r>
      <w:r w:rsidR="00FB1B12" w:rsidRPr="00FB1B12">
        <w:rPr>
          <w:rFonts w:ascii="Times New Roman" w:hAnsi="Times New Roman" w:cs="Times New Roman"/>
          <w:sz w:val="22"/>
          <w:szCs w:val="22"/>
        </w:rPr>
        <w:t>Syntax</w:t>
      </w:r>
      <w:r w:rsidR="004F6D3E" w:rsidRPr="006F02D7">
        <w:rPr>
          <w:rFonts w:ascii="Times New Roman" w:hAnsi="Times New Roman" w:cs="Times New Roman"/>
          <w:sz w:val="22"/>
          <w:szCs w:val="22"/>
        </w:rPr>
        <w:t xml:space="preserve">," </w:t>
      </w:r>
      <w:r w:rsidR="00D13CC2">
        <w:rPr>
          <w:rFonts w:ascii="Times New Roman" w:hAnsi="Times New Roman" w:cs="Times New Roman"/>
          <w:sz w:val="22"/>
          <w:szCs w:val="22"/>
        </w:rPr>
        <w:t>at</w:t>
      </w:r>
      <w:r w:rsidR="004F6D3E" w:rsidRPr="006F02D7">
        <w:rPr>
          <w:rFonts w:ascii="Times New Roman" w:hAnsi="Times New Roman" w:cs="Times New Roman"/>
          <w:sz w:val="22"/>
          <w:szCs w:val="22"/>
        </w:rPr>
        <w:t xml:space="preserve"> </w:t>
      </w:r>
      <w:hyperlink r:id="rId26" w:history="1">
        <w:r w:rsidR="00D13CC2" w:rsidRPr="00EB7B24">
          <w:rPr>
            <w:rStyle w:val="Hyperlink"/>
            <w:rFonts w:ascii="Times New Roman" w:hAnsi="Times New Roman" w:cs="Times New Roman"/>
            <w:sz w:val="22"/>
            <w:szCs w:val="22"/>
          </w:rPr>
          <w:t>https://javascript.info/rest-parameters-spread</w:t>
        </w:r>
      </w:hyperlink>
      <w:r w:rsidR="00D13CC2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306603B5" w14:textId="046E77C2" w:rsidR="009F2C07" w:rsidRPr="006F02D7" w:rsidRDefault="009F2C07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 xml:space="preserve">Finally, </w:t>
      </w:r>
      <w:proofErr w:type="spellStart"/>
      <w:r w:rsidRPr="006F02D7">
        <w:rPr>
          <w:rFonts w:ascii="Times New Roman" w:hAnsi="Times New Roman" w:cs="Times New Roman"/>
          <w:sz w:val="22"/>
          <w:szCs w:val="22"/>
        </w:rPr>
        <w:t>postId</w:t>
      </w:r>
      <w:proofErr w:type="spellEnd"/>
      <w:r w:rsidRPr="006F02D7">
        <w:rPr>
          <w:rFonts w:ascii="Times New Roman" w:hAnsi="Times New Roman" w:cs="Times New Roman"/>
          <w:sz w:val="22"/>
          <w:szCs w:val="22"/>
        </w:rPr>
        <w:t xml:space="preserve"> state is modified, adding one for the next post.</w:t>
      </w:r>
    </w:p>
    <w:p w14:paraId="4A6C6669" w14:textId="300B6DB5" w:rsidR="00583C8D" w:rsidRPr="008233AD" w:rsidRDefault="0054218D" w:rsidP="00F57BA9">
      <w:pPr>
        <w:pStyle w:val="ListParagraph"/>
        <w:numPr>
          <w:ilvl w:val="0"/>
          <w:numId w:val="6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lastRenderedPageBreak/>
        <w:t>At the bottom of App display the &lt;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AddPost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/&gt; component</w:t>
      </w:r>
      <w:r w:rsidR="00204EE9" w:rsidRPr="008233AD">
        <w:rPr>
          <w:rFonts w:ascii="Times New Roman" w:hAnsi="Times New Roman" w:cs="Times New Roman"/>
          <w:sz w:val="22"/>
          <w:szCs w:val="22"/>
        </w:rPr>
        <w:t xml:space="preserve"> and, o</w:t>
      </w:r>
      <w:r w:rsidR="009F6D41" w:rsidRPr="008233AD">
        <w:rPr>
          <w:rFonts w:ascii="Times New Roman" w:hAnsi="Times New Roman" w:cs="Times New Roman"/>
          <w:sz w:val="22"/>
          <w:szCs w:val="22"/>
        </w:rPr>
        <w:t xml:space="preserve">f course, import </w:t>
      </w:r>
      <w:proofErr w:type="spellStart"/>
      <w:r w:rsidR="009F6D41" w:rsidRPr="008233AD">
        <w:rPr>
          <w:rFonts w:ascii="Times New Roman" w:hAnsi="Times New Roman" w:cs="Times New Roman"/>
          <w:sz w:val="22"/>
          <w:szCs w:val="22"/>
        </w:rPr>
        <w:t>AddPost</w:t>
      </w:r>
      <w:proofErr w:type="spellEnd"/>
      <w:r w:rsidR="009F6D41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634E35A2" w14:textId="3E1C7649" w:rsidR="00583C8D" w:rsidRPr="008233AD" w:rsidRDefault="00583C8D" w:rsidP="009C2703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64F2A848" wp14:editId="4C2EC339">
            <wp:extent cx="4171950" cy="12382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BAE5" w14:textId="3F4C5FF8" w:rsidR="0054218D" w:rsidRPr="008233AD" w:rsidRDefault="006E5FAC" w:rsidP="009C2703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12 </w:t>
      </w:r>
      <w:r w:rsidR="006356F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Use </w:t>
      </w:r>
      <w:proofErr w:type="spellStart"/>
      <w:r w:rsidR="006356F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AddPost</w:t>
      </w:r>
      <w:proofErr w:type="spellEnd"/>
    </w:p>
    <w:p w14:paraId="77A5577A" w14:textId="3C464C85" w:rsidR="0054218D" w:rsidRPr="008233AD" w:rsidRDefault="0054218D" w:rsidP="00F57BA9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You should now be able to both add and remove posts from the application.</w:t>
      </w:r>
    </w:p>
    <w:p w14:paraId="2B075E2A" w14:textId="77777777" w:rsidR="0054218D" w:rsidRPr="008233AD" w:rsidRDefault="0054218D" w:rsidP="00C5185C">
      <w:pPr>
        <w:pStyle w:val="Heading2"/>
        <w:spacing w:before="0" w:after="120"/>
        <w:rPr>
          <w:rFonts w:ascii="Times New Roman" w:hAnsi="Times New Roman" w:cs="Times New Roman"/>
        </w:rPr>
      </w:pPr>
      <w:bookmarkStart w:id="13" w:name="_Toc416428838"/>
      <w:bookmarkStart w:id="14" w:name="_Toc416432784"/>
      <w:bookmarkStart w:id="15" w:name="_Toc416432870"/>
      <w:bookmarkStart w:id="16" w:name="_Toc126842145"/>
      <w:r w:rsidRPr="008233AD">
        <w:rPr>
          <w:rFonts w:ascii="Times New Roman" w:hAnsi="Times New Roman" w:cs="Times New Roman"/>
        </w:rPr>
        <w:t>Dynamic Components Conclusion</w:t>
      </w:r>
      <w:bookmarkEnd w:id="13"/>
      <w:bookmarkEnd w:id="14"/>
      <w:bookmarkEnd w:id="15"/>
      <w:bookmarkEnd w:id="16"/>
    </w:p>
    <w:p w14:paraId="54B43345" w14:textId="77777777" w:rsidR="0054218D" w:rsidRPr="008233AD" w:rsidRDefault="0054218D" w:rsidP="006E5FA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This exercise demonstrated how to dynamically add and remove components from a page.  </w:t>
      </w:r>
    </w:p>
    <w:p w14:paraId="5802A16E" w14:textId="053B7522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changes are passed upward to the parent who manages the master list of posts.</w:t>
      </w:r>
    </w:p>
    <w:p w14:paraId="24687AA5" w14:textId="657C4251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Deliverables</w:t>
      </w:r>
    </w:p>
    <w:p w14:paraId="4686E051" w14:textId="4DF73B03" w:rsidR="0054218D" w:rsidRPr="008233AD" w:rsidRDefault="0054218D" w:rsidP="00CE5F6D">
      <w:pPr>
        <w:pStyle w:val="ListParagraph"/>
        <w:numPr>
          <w:ilvl w:val="0"/>
          <w:numId w:val="8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Take </w:t>
      </w:r>
      <w:r w:rsidR="00F81168">
        <w:rPr>
          <w:rFonts w:ascii="Times New Roman" w:hAnsi="Times New Roman" w:cs="Times New Roman"/>
          <w:sz w:val="22"/>
          <w:szCs w:val="22"/>
        </w:rPr>
        <w:t>screenshots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of the application you created.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Be sure to show the various features that were illustrated in this lesson.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Place the captured images in </w:t>
      </w:r>
      <w:r w:rsidR="003B6FB0" w:rsidRPr="008233AD">
        <w:rPr>
          <w:rFonts w:ascii="Times New Roman" w:hAnsi="Times New Roman" w:cs="Times New Roman"/>
          <w:sz w:val="22"/>
          <w:szCs w:val="22"/>
        </w:rPr>
        <w:t>the provided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81168">
        <w:rPr>
          <w:rFonts w:ascii="Times New Roman" w:hAnsi="Times New Roman" w:cs="Times New Roman"/>
          <w:sz w:val="22"/>
          <w:szCs w:val="22"/>
        </w:rPr>
        <w:t xml:space="preserve">Microsoft </w:t>
      </w:r>
      <w:r w:rsidRPr="008233AD">
        <w:rPr>
          <w:rFonts w:ascii="Times New Roman" w:hAnsi="Times New Roman" w:cs="Times New Roman"/>
          <w:sz w:val="22"/>
          <w:szCs w:val="22"/>
        </w:rPr>
        <w:t>Word document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titled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3B6FB0" w:rsidRPr="008233AD">
        <w:rPr>
          <w:rFonts w:ascii="Times New Roman" w:hAnsi="Times New Roman" w:cs="Times New Roman"/>
          <w:sz w:val="22"/>
          <w:szCs w:val="22"/>
        </w:rPr>
        <w:t>Activity Summary Page</w:t>
      </w:r>
      <w:r w:rsidR="009A3701" w:rsidRPr="008233AD">
        <w:rPr>
          <w:rFonts w:ascii="Times New Roman" w:hAnsi="Times New Roman" w:cs="Times New Roman"/>
          <w:sz w:val="22"/>
          <w:szCs w:val="22"/>
        </w:rPr>
        <w:t>.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Caption each picture to explain what is being shown.</w:t>
      </w:r>
    </w:p>
    <w:p w14:paraId="3F58522D" w14:textId="1FC144A0" w:rsidR="0054218D" w:rsidRPr="008233AD" w:rsidRDefault="0054218D" w:rsidP="00CE5F6D">
      <w:pPr>
        <w:pStyle w:val="ListParagraph"/>
        <w:numPr>
          <w:ilvl w:val="0"/>
          <w:numId w:val="8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ZIP file.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A555E84" w14:textId="42AFA746" w:rsidR="0054218D" w:rsidRPr="008233AD" w:rsidRDefault="0054218D" w:rsidP="00C5185C">
      <w:pPr>
        <w:pStyle w:val="ListParagraph"/>
        <w:numPr>
          <w:ilvl w:val="1"/>
          <w:numId w:val="8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Delete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npm_modules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folder to remove the 40,000 or so files it contains.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This folder can easily be recreated with the npm install command.</w:t>
      </w:r>
    </w:p>
    <w:p w14:paraId="7817C371" w14:textId="4C293B86" w:rsidR="0054218D" w:rsidRPr="008233AD" w:rsidRDefault="0054218D" w:rsidP="00C5185C">
      <w:pPr>
        <w:pStyle w:val="ListParagraph"/>
        <w:numPr>
          <w:ilvl w:val="1"/>
          <w:numId w:val="8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Zip the project folder and include it as an attachment to the assignment.</w:t>
      </w:r>
    </w:p>
    <w:p w14:paraId="64DD5EB7" w14:textId="3EDE84C3" w:rsidR="00CB2E35" w:rsidRPr="008233AD" w:rsidRDefault="00CB2E35" w:rsidP="00CB2E35">
      <w:pPr>
        <w:pStyle w:val="ListParagraph"/>
        <w:numPr>
          <w:ilvl w:val="0"/>
          <w:numId w:val="8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Save these deliverables to be turned in as directed by the instructor.</w:t>
      </w:r>
    </w:p>
    <w:p w14:paraId="3A824C9A" w14:textId="17A38923" w:rsidR="0054218D" w:rsidRPr="008233AD" w:rsidRDefault="004F07A6" w:rsidP="00CE5F6D">
      <w:r>
        <w:pict w14:anchorId="62467513">
          <v:rect id="_x0000_i1025" style="width:0;height:1.5pt" o:hralign="center" o:hrstd="t" o:hr="t" fillcolor="#a0a0a0" stroked="f"/>
        </w:pict>
      </w:r>
    </w:p>
    <w:p w14:paraId="23904D07" w14:textId="21C7E0B5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Returning to the Music Application</w:t>
      </w:r>
    </w:p>
    <w:p w14:paraId="71E7D75D" w14:textId="77777777" w:rsidR="0054218D" w:rsidRPr="006F02D7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The previous exercise is designed to give you skills for managing a feature in the music application.</w:t>
      </w:r>
    </w:p>
    <w:p w14:paraId="14BF3F9E" w14:textId="7A2CDF40" w:rsidR="00CE5F6D" w:rsidRPr="008233AD" w:rsidRDefault="004F07A6" w:rsidP="009A3701">
      <w:bookmarkStart w:id="17" w:name="_Toc416435322"/>
      <w:bookmarkStart w:id="18" w:name="_Toc99989871"/>
      <w:r>
        <w:pict w14:anchorId="732F5716">
          <v:rect id="_x0000_i1026" style="width:0;height:1.5pt" o:hralign="center" o:hrstd="t" o:hr="t" fillcolor="#a0a0a0" stroked="f"/>
        </w:pict>
      </w:r>
    </w:p>
    <w:p w14:paraId="0B1C82B1" w14:textId="6377C608" w:rsidR="0054218D" w:rsidRPr="008233AD" w:rsidRDefault="0054218D" w:rsidP="00CE5F6D">
      <w:pPr>
        <w:pStyle w:val="Heading1"/>
        <w:spacing w:before="0" w:after="120"/>
        <w:rPr>
          <w:rFonts w:ascii="Times New Roman" w:hAnsi="Times New Roman" w:cs="Times New Roman"/>
        </w:rPr>
      </w:pPr>
      <w:bookmarkStart w:id="19" w:name="_Toc126842146"/>
      <w:r w:rsidRPr="008233AD">
        <w:rPr>
          <w:rFonts w:ascii="Times New Roman" w:hAnsi="Times New Roman" w:cs="Times New Roman"/>
        </w:rPr>
        <w:t>Part 5 Tracks, Lyrics and Video</w:t>
      </w:r>
      <w:bookmarkEnd w:id="17"/>
      <w:bookmarkEnd w:id="18"/>
      <w:bookmarkEnd w:id="19"/>
    </w:p>
    <w:p w14:paraId="5FCE8143" w14:textId="58E018E6" w:rsidR="0054218D" w:rsidRPr="008233AD" w:rsidRDefault="0054218D" w:rsidP="009C2703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There is a lot more work to do for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OneAlbum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component. </w:t>
      </w:r>
      <w:r w:rsidR="007B212B" w:rsidRPr="008233AD">
        <w:rPr>
          <w:rFonts w:ascii="Times New Roman" w:hAnsi="Times New Roman" w:cs="Times New Roman"/>
          <w:sz w:val="22"/>
          <w:szCs w:val="22"/>
        </w:rPr>
        <w:t>This should be an interactive component that displays tracks, lyrics and videos.</w:t>
      </w:r>
    </w:p>
    <w:p w14:paraId="1041D3B0" w14:textId="4E24381F" w:rsidR="0054218D" w:rsidRPr="008233AD" w:rsidRDefault="0054218D" w:rsidP="009C2703">
      <w:pPr>
        <w:pStyle w:val="ListParagraph"/>
        <w:numPr>
          <w:ilvl w:val="0"/>
          <w:numId w:val="1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design </w:t>
      </w:r>
      <w:r w:rsidR="007B212B" w:rsidRPr="008233AD">
        <w:rPr>
          <w:rFonts w:ascii="Times New Roman" w:hAnsi="Times New Roman" w:cs="Times New Roman"/>
          <w:sz w:val="22"/>
          <w:szCs w:val="22"/>
        </w:rPr>
        <w:t>drawings of &lt;</w:t>
      </w:r>
      <w:proofErr w:type="spellStart"/>
      <w:r w:rsidR="007B212B" w:rsidRPr="008233AD">
        <w:rPr>
          <w:rFonts w:ascii="Times New Roman" w:hAnsi="Times New Roman" w:cs="Times New Roman"/>
          <w:sz w:val="22"/>
          <w:szCs w:val="22"/>
        </w:rPr>
        <w:t>OneAlbum</w:t>
      </w:r>
      <w:proofErr w:type="spellEnd"/>
      <w:r w:rsidR="007B212B" w:rsidRPr="008233AD">
        <w:rPr>
          <w:rFonts w:ascii="Times New Roman" w:hAnsi="Times New Roman" w:cs="Times New Roman"/>
          <w:sz w:val="22"/>
          <w:szCs w:val="22"/>
        </w:rPr>
        <w:t xml:space="preserve"> /&gt; show</w:t>
      </w:r>
      <w:r w:rsidRPr="008233AD">
        <w:rPr>
          <w:rFonts w:ascii="Times New Roman" w:hAnsi="Times New Roman" w:cs="Times New Roman"/>
          <w:sz w:val="22"/>
          <w:szCs w:val="22"/>
        </w:rPr>
        <w:t xml:space="preserve"> that there are four more child components needed to make this work. </w:t>
      </w:r>
    </w:p>
    <w:p w14:paraId="4862D370" w14:textId="587995F0" w:rsidR="0054218D" w:rsidRPr="008233AD" w:rsidRDefault="0054218D" w:rsidP="009C2703">
      <w:pPr>
        <w:pStyle w:val="ListParagraph"/>
        <w:numPr>
          <w:ilvl w:val="0"/>
          <w:numId w:val="1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selectedTrack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E3FEB">
        <w:rPr>
          <w:rFonts w:ascii="Times New Roman" w:hAnsi="Times New Roman" w:cs="Times New Roman"/>
          <w:sz w:val="22"/>
          <w:szCs w:val="22"/>
        </w:rPr>
        <w:t>sh</w:t>
      </w:r>
      <w:r w:rsidRPr="008233AD">
        <w:rPr>
          <w:rFonts w:ascii="Times New Roman" w:hAnsi="Times New Roman" w:cs="Times New Roman"/>
          <w:sz w:val="22"/>
          <w:szCs w:val="22"/>
        </w:rPr>
        <w:t>ould change value when the user clicks on a song track title.</w:t>
      </w:r>
    </w:p>
    <w:p w14:paraId="12565AFD" w14:textId="77777777" w:rsidR="0054218D" w:rsidRPr="008233AD" w:rsidRDefault="0054218D" w:rsidP="004A5B75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67095DC" wp14:editId="3191A8C3">
                <wp:simplePos x="0" y="0"/>
                <wp:positionH relativeFrom="column">
                  <wp:posOffset>3810</wp:posOffset>
                </wp:positionH>
                <wp:positionV relativeFrom="paragraph">
                  <wp:posOffset>180975</wp:posOffset>
                </wp:positionV>
                <wp:extent cx="5925820" cy="4313555"/>
                <wp:effectExtent l="0" t="0" r="0" b="0"/>
                <wp:wrapThrough wrapText="bothSides">
                  <wp:wrapPolygon edited="0">
                    <wp:start x="0" y="0"/>
                    <wp:lineTo x="0" y="21463"/>
                    <wp:lineTo x="15693" y="21463"/>
                    <wp:lineTo x="15693" y="18315"/>
                    <wp:lineTo x="17776" y="18315"/>
                    <wp:lineTo x="20693" y="17457"/>
                    <wp:lineTo x="20762" y="14500"/>
                    <wp:lineTo x="19929" y="14309"/>
                    <wp:lineTo x="15693" y="13736"/>
                    <wp:lineTo x="20276" y="13736"/>
                    <wp:lineTo x="21526" y="13450"/>
                    <wp:lineTo x="21456" y="12210"/>
                    <wp:lineTo x="15693" y="10684"/>
                    <wp:lineTo x="17915" y="10684"/>
                    <wp:lineTo x="20276" y="9921"/>
                    <wp:lineTo x="20415" y="9158"/>
                    <wp:lineTo x="21040" y="8013"/>
                    <wp:lineTo x="21179" y="6964"/>
                    <wp:lineTo x="20207" y="6773"/>
                    <wp:lineTo x="15763" y="6105"/>
                    <wp:lineTo x="15971" y="4770"/>
                    <wp:lineTo x="15901" y="1908"/>
                    <wp:lineTo x="15693" y="0"/>
                    <wp:lineTo x="0" y="0"/>
                  </wp:wrapPolygon>
                </wp:wrapThrough>
                <wp:docPr id="283" name="Group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820" cy="4313555"/>
                          <a:chOff x="0" y="0"/>
                          <a:chExt cx="5926346" cy="4313555"/>
                        </a:xfrm>
                      </wpg:grpSpPr>
                      <pic:pic xmlns:pic="http://schemas.openxmlformats.org/drawingml/2006/picture">
                        <pic:nvPicPr>
                          <pic:cNvPr id="26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431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9" name="Rounded Rectangle 269"/>
                        <wps:cNvSpPr/>
                        <wps:spPr>
                          <a:xfrm>
                            <a:off x="1713230" y="353695"/>
                            <a:ext cx="2628900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Rounded Rectangle 270"/>
                        <wps:cNvSpPr/>
                        <wps:spPr>
                          <a:xfrm>
                            <a:off x="1713230" y="770890"/>
                            <a:ext cx="2628900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660066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Rounded Rectangle 271"/>
                        <wps:cNvSpPr/>
                        <wps:spPr>
                          <a:xfrm>
                            <a:off x="227330" y="2828290"/>
                            <a:ext cx="1143000" cy="1028700"/>
                          </a:xfrm>
                          <a:prstGeom prst="roundRect">
                            <a:avLst>
                              <a:gd name="adj" fmla="val 7597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Rounded Rectangle 272"/>
                        <wps:cNvSpPr/>
                        <wps:spPr>
                          <a:xfrm>
                            <a:off x="278765" y="2942590"/>
                            <a:ext cx="1028700" cy="280035"/>
                          </a:xfrm>
                          <a:prstGeom prst="roundRect">
                            <a:avLst>
                              <a:gd name="adj" fmla="val 7597"/>
                            </a:avLst>
                          </a:prstGeom>
                          <a:noFill/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Rounded Rectangle 275"/>
                        <wps:cNvSpPr/>
                        <wps:spPr>
                          <a:xfrm>
                            <a:off x="277495" y="3222625"/>
                            <a:ext cx="1028700" cy="280035"/>
                          </a:xfrm>
                          <a:prstGeom prst="roundRect">
                            <a:avLst>
                              <a:gd name="adj" fmla="val 7597"/>
                            </a:avLst>
                          </a:prstGeom>
                          <a:noFill/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Rounded Rectangle 276"/>
                        <wps:cNvSpPr/>
                        <wps:spPr>
                          <a:xfrm>
                            <a:off x="273050" y="3502025"/>
                            <a:ext cx="1028700" cy="280035"/>
                          </a:xfrm>
                          <a:prstGeom prst="roundRect">
                            <a:avLst>
                              <a:gd name="adj" fmla="val 7597"/>
                            </a:avLst>
                          </a:prstGeom>
                          <a:noFill/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 Box 277"/>
                        <wps:cNvSpPr txBox="1"/>
                        <wps:spPr>
                          <a:xfrm>
                            <a:off x="1370329" y="2402205"/>
                            <a:ext cx="4556017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A63C9C" w14:textId="15B29D1B" w:rsidR="00E23A64" w:rsidRPr="0071263A" w:rsidRDefault="00E23A64" w:rsidP="0054218D">
                              <w:pPr>
                                <w:rPr>
                                  <w:color w:val="FF0000"/>
                                </w:rPr>
                              </w:pPr>
                              <w:r w:rsidRPr="0071263A">
                                <w:rPr>
                                  <w:color w:val="FF0000"/>
                                </w:rPr>
                                <w:t>&lt;TracksList /&gt;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- container component that shows a list of tracks</w:t>
                              </w:r>
                              <w:ins w:id="20" w:author="Lauren Miller (GCE)" w:date="2023-02-08T16:05:00Z">
                                <w:r w:rsidR="00894C9D">
                                  <w:rPr>
                                    <w:color w:val="FF0000"/>
                                  </w:rPr>
                                  <w:t>.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Text Box 278"/>
                        <wps:cNvSpPr txBox="1"/>
                        <wps:spPr>
                          <a:xfrm>
                            <a:off x="1484630" y="2859405"/>
                            <a:ext cx="42291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121D5" w14:textId="77777777" w:rsidR="00E23A64" w:rsidRPr="0071263A" w:rsidRDefault="00E23A64" w:rsidP="0054218D">
                              <w:pPr>
                                <w:rPr>
                                  <w:color w:val="95B3D7" w:themeColor="accent1" w:themeTint="99"/>
                                </w:rPr>
                              </w:pPr>
                              <w:r>
                                <w:rPr>
                                  <w:color w:val="95B3D7" w:themeColor="accent1" w:themeTint="99"/>
                                </w:rPr>
                                <w:t>&lt;TrackTitle</w:t>
                              </w:r>
                              <w:r w:rsidRPr="0071263A">
                                <w:rPr>
                                  <w:color w:val="95B3D7" w:themeColor="accent1" w:themeTint="99"/>
                                </w:rPr>
                                <w:t xml:space="preserve"> /&gt;</w:t>
                              </w:r>
                              <w:r>
                                <w:rPr>
                                  <w:color w:val="95B3D7" w:themeColor="accent1" w:themeTint="99"/>
                                </w:rPr>
                                <w:t xml:space="preserve"> - single element that shows title of one track.  The </w:t>
                              </w:r>
                              <w:r w:rsidRPr="004A4081">
                                <w:rPr>
                                  <w:b/>
                                  <w:color w:val="95B3D7" w:themeColor="accent1" w:themeTint="99"/>
                                </w:rPr>
                                <w:t>onClick</w:t>
                              </w:r>
                              <w:r>
                                <w:rPr>
                                  <w:color w:val="95B3D7" w:themeColor="accent1" w:themeTint="99"/>
                                </w:rPr>
                                <w:t xml:space="preserve"> event of TrackTitle triggers a method which loads the &lt;TrackLyrics/&gt; and &lt;TrackVideo/&gt; content.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1713230" y="1342390"/>
                            <a:ext cx="41148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DCD56F" w14:textId="77777777" w:rsidR="00E23A64" w:rsidRPr="0071263A" w:rsidRDefault="00E23A64" w:rsidP="0054218D">
                              <w:pPr>
                                <w:rPr>
                                  <w:color w:val="76923C" w:themeColor="accent3" w:themeShade="BF"/>
                                </w:rPr>
                              </w:pPr>
                              <w:r w:rsidRPr="0071263A">
                                <w:rPr>
                                  <w:color w:val="76923C" w:themeColor="accent3" w:themeShade="BF"/>
                                </w:rPr>
                                <w:t>&lt;TrackLyrics /&gt;</w:t>
                              </w:r>
                              <w:r>
                                <w:rPr>
                                  <w:color w:val="76923C" w:themeColor="accent3" w:themeShade="BF"/>
                                </w:rPr>
                                <w:t xml:space="preserve"> - displays the words of the selected song.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 Box 280"/>
                        <wps:cNvSpPr txBox="1"/>
                        <wps:spPr>
                          <a:xfrm>
                            <a:off x="1713230" y="1685290"/>
                            <a:ext cx="3886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8926A" w14:textId="77777777" w:rsidR="00E23A64" w:rsidRPr="0071263A" w:rsidRDefault="00E23A64" w:rsidP="0054218D">
                              <w:pPr>
                                <w:rPr>
                                  <w:color w:val="660066"/>
                                </w:rPr>
                              </w:pPr>
                              <w:r w:rsidRPr="0071263A">
                                <w:rPr>
                                  <w:color w:val="660066"/>
                                </w:rPr>
                                <w:t>&lt;TrackVideo /&gt;</w:t>
                              </w:r>
                              <w:r>
                                <w:rPr>
                                  <w:color w:val="660066"/>
                                </w:rPr>
                                <w:t xml:space="preserve"> - displays the video of the selected song.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Straight Arrow Connector 281"/>
                        <wps:cNvCnPr/>
                        <wps:spPr>
                          <a:xfrm flipH="1" flipV="1">
                            <a:off x="1827530" y="656590"/>
                            <a:ext cx="114300" cy="8001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Straight Arrow Connector 282"/>
                        <wps:cNvCnPr/>
                        <wps:spPr>
                          <a:xfrm flipH="1" flipV="1">
                            <a:off x="1713230" y="1113790"/>
                            <a:ext cx="114300" cy="6858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7095DC" id="Group 283" o:spid="_x0000_s1026" style="position:absolute;left:0;text-align:left;margin-left:.3pt;margin-top:14.25pt;width:466.6pt;height:339.65pt;z-index:251657216;mso-width-relative:margin" coordsize="59263,43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width:42856;height:43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">
                  <v:imagedata r:id="rId29" o:title=""/>
                </v:shape>
                <v:roundrect id="Rounded Rectangle 269" o:spid="_x0000_s1028" style="position:absolute;left:17132;top:3536;width:2628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" filled="f" strokecolor="#76923c [2406]" strokeweight="2pt"/>
                <v:roundrect id="Rounded Rectangle 270" o:spid="_x0000_s1029" style="position:absolute;left:17132;top:7708;width:2628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" filled="f" strokecolor="#606" strokeweight="2pt"/>
                <v:roundrect id="Rounded Rectangle 271" o:spid="_x0000_s1030" style="position:absolute;left:2273;top:28282;width:11430;height:10287;visibility:visible;mso-wrap-style:square;v-text-anchor:middle" arcsize="49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" filled="f" strokecolor="red" strokeweight="2pt"/>
                <v:roundrect id="Rounded Rectangle 272" o:spid="_x0000_s1031" style="position:absolute;left:2787;top:29425;width:10287;height:2801;visibility:visible;mso-wrap-style:square;v-text-anchor:middle" arcsize="49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" filled="f" strokecolor="#8db3e2 [1311]" strokeweight="2pt"/>
                <v:roundrect id="Rounded Rectangle 275" o:spid="_x0000_s1032" style="position:absolute;left:2774;top:32226;width:10287;height:2800;visibility:visible;mso-wrap-style:square;v-text-anchor:middle" arcsize="49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" filled="f" strokecolor="#8db3e2 [1311]" strokeweight="2pt"/>
                <v:roundrect id="Rounded Rectangle 276" o:spid="_x0000_s1033" style="position:absolute;left:2730;top:35020;width:10287;height:2800;visibility:visible;mso-wrap-style:square;v-text-anchor:middle" arcsize="49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" filled="f" strokecolor="#8db3e2 [1311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7" o:spid="_x0000_s1034" type="#_x0000_t202" style="position:absolute;left:13703;top:24022;width:4556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<v:textbox>
                    <w:txbxContent>
                      <w:p w14:paraId="5FA63C9C" w14:textId="15B29D1B" w:rsidR="00E23A64" w:rsidRPr="0071263A" w:rsidRDefault="00E23A64" w:rsidP="0054218D">
                        <w:pPr>
                          <w:rPr>
                            <w:color w:val="FF0000"/>
                          </w:rPr>
                        </w:pPr>
                        <w:r w:rsidRPr="0071263A">
                          <w:rPr>
                            <w:color w:val="FF0000"/>
                          </w:rPr>
                          <w:t>&lt;TracksList /&gt;</w:t>
                        </w:r>
                        <w:r>
                          <w:rPr>
                            <w:color w:val="FF0000"/>
                          </w:rPr>
                          <w:t xml:space="preserve"> - container component that shows a list of tracks</w:t>
                        </w:r>
                        <w:ins w:id="21" w:author="Lauren Miller (GCE)" w:date="2023-02-08T16:05:00Z">
                          <w:r w:rsidR="00894C9D">
                            <w:rPr>
                              <w:color w:val="FF0000"/>
                            </w:rPr>
                            <w:t>.</w:t>
                          </w:r>
                        </w:ins>
                      </w:p>
                    </w:txbxContent>
                  </v:textbox>
                </v:shape>
                <v:shape id="Text Box 278" o:spid="_x0000_s1035" type="#_x0000_t202" style="position:absolute;left:14846;top:28594;width:42291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<v:textbox>
                    <w:txbxContent>
                      <w:p w14:paraId="727121D5" w14:textId="77777777" w:rsidR="00E23A64" w:rsidRPr="0071263A" w:rsidRDefault="00E23A64" w:rsidP="0054218D">
                        <w:pPr>
                          <w:rPr>
                            <w:color w:val="95B3D7" w:themeColor="accent1" w:themeTint="99"/>
                          </w:rPr>
                        </w:pPr>
                        <w:r>
                          <w:rPr>
                            <w:color w:val="95B3D7" w:themeColor="accent1" w:themeTint="99"/>
                          </w:rPr>
                          <w:t>&lt;TrackTitle</w:t>
                        </w:r>
                        <w:r w:rsidRPr="0071263A">
                          <w:rPr>
                            <w:color w:val="95B3D7" w:themeColor="accent1" w:themeTint="99"/>
                          </w:rPr>
                          <w:t xml:space="preserve"> /&gt;</w:t>
                        </w:r>
                        <w:r>
                          <w:rPr>
                            <w:color w:val="95B3D7" w:themeColor="accent1" w:themeTint="99"/>
                          </w:rPr>
                          <w:t xml:space="preserve"> - single element that shows title of one track.  The </w:t>
                        </w:r>
                        <w:r w:rsidRPr="004A4081">
                          <w:rPr>
                            <w:b/>
                            <w:color w:val="95B3D7" w:themeColor="accent1" w:themeTint="99"/>
                          </w:rPr>
                          <w:t>onClick</w:t>
                        </w:r>
                        <w:r>
                          <w:rPr>
                            <w:color w:val="95B3D7" w:themeColor="accent1" w:themeTint="99"/>
                          </w:rPr>
                          <w:t xml:space="preserve"> event of TrackTitle triggers a method which loads the &lt;TrackLyrics/&gt; and &lt;TrackVideo/&gt; content.</w:t>
                        </w:r>
                      </w:p>
                    </w:txbxContent>
                  </v:textbox>
                </v:shape>
                <v:shape id="Text Box 279" o:spid="_x0000_s1036" type="#_x0000_t202" style="position:absolute;left:17132;top:13423;width:411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<v:textbox>
                    <w:txbxContent>
                      <w:p w14:paraId="23DCD56F" w14:textId="77777777" w:rsidR="00E23A64" w:rsidRPr="0071263A" w:rsidRDefault="00E23A64" w:rsidP="0054218D">
                        <w:pPr>
                          <w:rPr>
                            <w:color w:val="76923C" w:themeColor="accent3" w:themeShade="BF"/>
                          </w:rPr>
                        </w:pPr>
                        <w:r w:rsidRPr="0071263A">
                          <w:rPr>
                            <w:color w:val="76923C" w:themeColor="accent3" w:themeShade="BF"/>
                          </w:rPr>
                          <w:t>&lt;TrackLyrics /&gt;</w:t>
                        </w:r>
                        <w:r>
                          <w:rPr>
                            <w:color w:val="76923C" w:themeColor="accent3" w:themeShade="BF"/>
                          </w:rPr>
                          <w:t xml:space="preserve"> - displays the words of the selected song.</w:t>
                        </w:r>
                      </w:p>
                    </w:txbxContent>
                  </v:textbox>
                </v:shape>
                <v:shape id="Text Box 280" o:spid="_x0000_s1037" type="#_x0000_t202" style="position:absolute;left:17132;top:16852;width:3886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n3G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" filled="f" stroked="f">
                  <v:textbox>
                    <w:txbxContent>
                      <w:p w14:paraId="6DF8926A" w14:textId="77777777" w:rsidR="00E23A64" w:rsidRPr="0071263A" w:rsidRDefault="00E23A64" w:rsidP="0054218D">
                        <w:pPr>
                          <w:rPr>
                            <w:color w:val="660066"/>
                          </w:rPr>
                        </w:pPr>
                        <w:r w:rsidRPr="0071263A">
                          <w:rPr>
                            <w:color w:val="660066"/>
                          </w:rPr>
                          <w:t>&lt;TrackVideo /&gt;</w:t>
                        </w:r>
                        <w:r>
                          <w:rPr>
                            <w:color w:val="660066"/>
                          </w:rPr>
                          <w:t xml:space="preserve"> - displays the video of the selected song.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1" o:spid="_x0000_s1038" type="#_x0000_t32" style="position:absolute;left:18275;top:6565;width:1143;height:80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82" o:spid="_x0000_s1039" type="#_x0000_t32" style="position:absolute;left:17132;top:11137;width:1143;height:68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" strokecolor="#4f81bd [3204]" strokeweight="2pt">
                  <v:stroke endarrow="open"/>
                  <v:shadow on="t" color="black" opacity="24903f" origin=",.5" offset="0,.55556mm"/>
                </v:shape>
                <w10:wrap type="through"/>
              </v:group>
            </w:pict>
          </mc:Fallback>
        </mc:AlternateContent>
      </w:r>
    </w:p>
    <w:p w14:paraId="15ED5396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4CAC5365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0A08227C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751FABE3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5B12102F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5F03CA7E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2F7C216F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60BD8EB1" w14:textId="474DE596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126D96B8" w14:textId="1332FB2A" w:rsidR="004A5B75" w:rsidRPr="008233AD" w:rsidRDefault="004A5B75" w:rsidP="004A5B75">
      <w:pPr>
        <w:spacing w:after="120"/>
        <w:rPr>
          <w:rFonts w:ascii="Times New Roman" w:hAnsi="Times New Roman" w:cs="Times New Roman"/>
        </w:rPr>
      </w:pPr>
      <w:bookmarkStart w:id="22" w:name="_Hlk124153729"/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13 </w:t>
      </w:r>
      <w:bookmarkEnd w:id="22"/>
      <w:proofErr w:type="spellStart"/>
      <w:r w:rsidR="005E3996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OneAlbum</w:t>
      </w:r>
      <w:proofErr w:type="spellEnd"/>
    </w:p>
    <w:p w14:paraId="67B4E2C9" w14:textId="216D1CE7" w:rsidR="00953173" w:rsidRPr="008233AD" w:rsidRDefault="00953173" w:rsidP="00124F05">
      <w:pPr>
        <w:spacing w:after="120"/>
        <w:rPr>
          <w:rFonts w:ascii="Times New Roman" w:hAnsi="Times New Roman" w:cs="Times New Roman"/>
          <w:sz w:val="22"/>
          <w:szCs w:val="22"/>
        </w:rPr>
      </w:pPr>
      <w:bookmarkStart w:id="23" w:name="_Toc416428839"/>
      <w:bookmarkStart w:id="24" w:name="_Toc416432785"/>
      <w:bookmarkStart w:id="25" w:name="_Toc416432871"/>
      <w:r w:rsidRPr="008233AD">
        <w:rPr>
          <w:rFonts w:ascii="Times New Roman" w:hAnsi="Times New Roman" w:cs="Times New Roman"/>
          <w:sz w:val="22"/>
          <w:szCs w:val="22"/>
        </w:rPr>
        <w:t>This part of the application is left to you as an optional challenge. Use similar techniques (creating a dynamic list) to what was shown in the previous mini-application example.</w:t>
      </w:r>
    </w:p>
    <w:p w14:paraId="71FA8243" w14:textId="14C61776" w:rsidR="00953173" w:rsidRPr="008233AD" w:rsidRDefault="004F07A6" w:rsidP="00953173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1D71ED1">
          <v:rect id="_x0000_i1027" style="width:0;height:1.5pt" o:hralign="center" o:hrstd="t" o:hr="t" fillcolor="#a0a0a0" stroked="f"/>
        </w:pict>
      </w:r>
    </w:p>
    <w:p w14:paraId="73E1815C" w14:textId="4D312EEA" w:rsidR="0054218D" w:rsidRPr="008233AD" w:rsidRDefault="0054218D" w:rsidP="00C5185C">
      <w:pPr>
        <w:pStyle w:val="Heading2"/>
        <w:spacing w:before="0" w:after="120"/>
        <w:rPr>
          <w:rFonts w:ascii="Times New Roman" w:hAnsi="Times New Roman" w:cs="Times New Roman"/>
        </w:rPr>
      </w:pPr>
      <w:bookmarkStart w:id="26" w:name="_Toc126842147"/>
      <w:r w:rsidRPr="008233AD">
        <w:rPr>
          <w:rFonts w:ascii="Times New Roman" w:hAnsi="Times New Roman" w:cs="Times New Roman"/>
        </w:rPr>
        <w:t>Stopping Point #</w:t>
      </w:r>
      <w:bookmarkEnd w:id="23"/>
      <w:bookmarkEnd w:id="24"/>
      <w:bookmarkEnd w:id="25"/>
      <w:r w:rsidRPr="008233AD">
        <w:rPr>
          <w:rFonts w:ascii="Times New Roman" w:hAnsi="Times New Roman" w:cs="Times New Roman"/>
        </w:rPr>
        <w:t>5</w:t>
      </w:r>
      <w:r w:rsidR="008931E0" w:rsidRPr="008233AD">
        <w:rPr>
          <w:rFonts w:ascii="Times New Roman" w:hAnsi="Times New Roman" w:cs="Times New Roman"/>
        </w:rPr>
        <w:t xml:space="preserve"> - Dynamic Components Demo</w:t>
      </w:r>
      <w:bookmarkEnd w:id="26"/>
    </w:p>
    <w:p w14:paraId="237EF450" w14:textId="0B559B77" w:rsidR="00953173" w:rsidRPr="006F02D7" w:rsidRDefault="005D4D07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Save the project and summarize the progress you have made.</w:t>
      </w:r>
    </w:p>
    <w:p w14:paraId="529EB901" w14:textId="786621CE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Deliverables</w:t>
      </w:r>
    </w:p>
    <w:p w14:paraId="2E2C3714" w14:textId="7A0E08B1" w:rsidR="0054218D" w:rsidRPr="008233AD" w:rsidRDefault="0054218D" w:rsidP="00953173">
      <w:pPr>
        <w:pStyle w:val="ListParagraph"/>
        <w:numPr>
          <w:ilvl w:val="0"/>
          <w:numId w:val="10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Take </w:t>
      </w:r>
      <w:r w:rsidR="00F81168">
        <w:rPr>
          <w:rFonts w:ascii="Times New Roman" w:hAnsi="Times New Roman" w:cs="Times New Roman"/>
          <w:sz w:val="22"/>
          <w:szCs w:val="22"/>
        </w:rPr>
        <w:t>screenshots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of the application you created.</w:t>
      </w:r>
      <w:r w:rsidR="009531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Be sure to show the various features that were illustrated in this lesson.</w:t>
      </w:r>
      <w:r w:rsidR="009531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3B6FB0" w:rsidRPr="008233AD">
        <w:rPr>
          <w:rFonts w:ascii="Times New Roman" w:hAnsi="Times New Roman" w:cs="Times New Roman"/>
          <w:sz w:val="22"/>
          <w:szCs w:val="22"/>
        </w:rPr>
        <w:t>Place the captured images in the provided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96027">
        <w:rPr>
          <w:rFonts w:ascii="Times New Roman" w:hAnsi="Times New Roman" w:cs="Times New Roman"/>
          <w:sz w:val="22"/>
          <w:szCs w:val="22"/>
        </w:rPr>
        <w:t xml:space="preserve">Microsoft </w:t>
      </w:r>
      <w:r w:rsidRPr="008233AD">
        <w:rPr>
          <w:rFonts w:ascii="Times New Roman" w:hAnsi="Times New Roman" w:cs="Times New Roman"/>
          <w:sz w:val="22"/>
          <w:szCs w:val="22"/>
        </w:rPr>
        <w:t>Word document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96027">
        <w:rPr>
          <w:rFonts w:ascii="Times New Roman" w:hAnsi="Times New Roman" w:cs="Times New Roman"/>
          <w:sz w:val="22"/>
          <w:szCs w:val="22"/>
        </w:rPr>
        <w:t>titled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3B6FB0" w:rsidRPr="008233AD">
        <w:rPr>
          <w:rFonts w:ascii="Times New Roman" w:hAnsi="Times New Roman" w:cs="Times New Roman"/>
          <w:sz w:val="22"/>
          <w:szCs w:val="22"/>
        </w:rPr>
        <w:t>Activity Summary Page</w:t>
      </w:r>
      <w:r w:rsidR="00953173" w:rsidRPr="008233AD">
        <w:rPr>
          <w:rFonts w:ascii="Times New Roman" w:hAnsi="Times New Roman" w:cs="Times New Roman"/>
          <w:sz w:val="22"/>
          <w:szCs w:val="22"/>
        </w:rPr>
        <w:t>.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9531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Caption each picture to explain what is being shown.</w:t>
      </w:r>
    </w:p>
    <w:p w14:paraId="7149BA54" w14:textId="6E39E3B1" w:rsidR="0054218D" w:rsidRPr="008233AD" w:rsidRDefault="0054218D" w:rsidP="00953173">
      <w:pPr>
        <w:pStyle w:val="ListParagraph"/>
        <w:numPr>
          <w:ilvl w:val="0"/>
          <w:numId w:val="10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Write a one-paragraph summary of the new features that have been added.</w:t>
      </w:r>
      <w:r w:rsidR="009531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Define new terminology that was used in the lesson.</w:t>
      </w:r>
    </w:p>
    <w:p w14:paraId="034B8690" w14:textId="77777777" w:rsidR="00DA524E" w:rsidRPr="008233AD" w:rsidRDefault="00DA524E" w:rsidP="00DA524E">
      <w:pPr>
        <w:pStyle w:val="ListParagraph"/>
        <w:numPr>
          <w:ilvl w:val="0"/>
          <w:numId w:val="10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bookmarkStart w:id="27" w:name="_Hlk124227107"/>
      <w:r w:rsidRPr="008233AD">
        <w:rPr>
          <w:rFonts w:ascii="Times New Roman" w:hAnsi="Times New Roman" w:cs="Times New Roman"/>
          <w:sz w:val="22"/>
          <w:szCs w:val="22"/>
        </w:rPr>
        <w:t>Save this document to be turned in as directed by the instructor.</w:t>
      </w:r>
    </w:p>
    <w:p w14:paraId="2662B63B" w14:textId="77777777" w:rsidR="00953173" w:rsidRPr="008233AD" w:rsidRDefault="004F07A6" w:rsidP="00953173">
      <w:pPr>
        <w:spacing w:after="120"/>
        <w:rPr>
          <w:rFonts w:ascii="Times New Roman" w:hAnsi="Times New Roman" w:cs="Times New Roman"/>
        </w:rPr>
      </w:pPr>
      <w:bookmarkStart w:id="28" w:name="_Toc416034968"/>
      <w:bookmarkStart w:id="29" w:name="_Toc416035098"/>
      <w:bookmarkStart w:id="30" w:name="_Toc416035138"/>
      <w:bookmarkStart w:id="31" w:name="_Toc416428840"/>
      <w:bookmarkStart w:id="32" w:name="_Toc416432786"/>
      <w:bookmarkStart w:id="33" w:name="_Toc416432872"/>
      <w:bookmarkStart w:id="34" w:name="_Toc416433069"/>
      <w:bookmarkStart w:id="35" w:name="_Toc416433110"/>
      <w:bookmarkStart w:id="36" w:name="_Toc416435323"/>
      <w:bookmarkStart w:id="37" w:name="_Toc99989872"/>
      <w:bookmarkEnd w:id="27"/>
      <w:r>
        <w:rPr>
          <w:rFonts w:ascii="Times New Roman" w:hAnsi="Times New Roman" w:cs="Times New Roman"/>
        </w:rPr>
        <w:pict w14:anchorId="31D07D46">
          <v:rect id="_x0000_i1028" style="width:0;height:1.5pt" o:hralign="center" o:hrstd="t" o:hr="t" fillcolor="#a0a0a0" stroked="f"/>
        </w:pict>
      </w:r>
    </w:p>
    <w:p w14:paraId="62EABAD5" w14:textId="70091446" w:rsidR="0054218D" w:rsidRPr="008233AD" w:rsidRDefault="0054218D" w:rsidP="00C5185C">
      <w:pPr>
        <w:pStyle w:val="Heading1"/>
        <w:spacing w:before="0" w:after="120"/>
        <w:rPr>
          <w:rFonts w:ascii="Times New Roman" w:hAnsi="Times New Roman" w:cs="Times New Roman"/>
        </w:rPr>
      </w:pPr>
      <w:bookmarkStart w:id="38" w:name="_Toc126842148"/>
      <w:r w:rsidRPr="008233AD">
        <w:rPr>
          <w:rFonts w:ascii="Times New Roman" w:hAnsi="Times New Roman" w:cs="Times New Roman"/>
        </w:rPr>
        <w:lastRenderedPageBreak/>
        <w:t>Part 6</w:t>
      </w:r>
      <w:r w:rsidR="00496027">
        <w:rPr>
          <w:rFonts w:ascii="Times New Roman" w:hAnsi="Times New Roman" w:cs="Times New Roman"/>
        </w:rPr>
        <w:t>:</w:t>
      </w:r>
      <w:r w:rsidRPr="008233AD">
        <w:rPr>
          <w:rFonts w:ascii="Times New Roman" w:hAnsi="Times New Roman" w:cs="Times New Roman"/>
        </w:rPr>
        <w:t xml:space="preserve"> Create New Album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5F3CC296" w14:textId="182C59ED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 this section</w:t>
      </w:r>
      <w:r w:rsidR="00792047" w:rsidRPr="008233AD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we will create a form that will accept data from the user to add an album to the collection. In a previous step</w:t>
      </w:r>
      <w:r w:rsidR="00792047" w:rsidRPr="008233AD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we created a placeholder form in order to make the Navigation bar work. Now we are going to fill in the details on the new album form.</w:t>
      </w:r>
    </w:p>
    <w:p w14:paraId="17C5287D" w14:textId="64F8AE0F" w:rsidR="0054218D" w:rsidRPr="008233AD" w:rsidRDefault="00A34395" w:rsidP="001A72A5">
      <w:pPr>
        <w:pStyle w:val="ListParagraph"/>
        <w:numPr>
          <w:ilvl w:val="0"/>
          <w:numId w:val="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G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o to </w:t>
      </w:r>
      <w:hyperlink r:id="rId30" w:history="1">
        <w:r w:rsidR="0054218D" w:rsidRPr="00496027">
          <w:rPr>
            <w:rStyle w:val="Hyperlink"/>
            <w:rFonts w:ascii="Times New Roman" w:hAnsi="Times New Roman" w:cs="Times New Roman"/>
            <w:sz w:val="22"/>
            <w:szCs w:val="22"/>
          </w:rPr>
          <w:t>Bootstrap</w:t>
        </w:r>
      </w:hyperlink>
      <w:r w:rsidR="00AA74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4218D" w:rsidRPr="008233AD">
        <w:rPr>
          <w:rFonts w:ascii="Times New Roman" w:hAnsi="Times New Roman" w:cs="Times New Roman"/>
          <w:sz w:val="22"/>
          <w:szCs w:val="22"/>
        </w:rPr>
        <w:t>and get some HTML code for a default form. Choose Components &gt; Forms</w:t>
      </w:r>
      <w:r w:rsidR="00AA7473" w:rsidRPr="008233AD">
        <w:rPr>
          <w:rFonts w:ascii="Times New Roman" w:hAnsi="Times New Roman" w:cs="Times New Roman"/>
          <w:sz w:val="22"/>
          <w:szCs w:val="22"/>
        </w:rPr>
        <w:t xml:space="preserve"> and use the first example</w:t>
      </w:r>
      <w:r w:rsidR="0054218D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01AF10E4" w14:textId="77777777" w:rsidR="0054218D" w:rsidRPr="008233AD" w:rsidRDefault="0054218D" w:rsidP="00296110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2BEB11AB" wp14:editId="741191AD">
            <wp:extent cx="3873988" cy="2388637"/>
            <wp:effectExtent l="0" t="0" r="0" b="0"/>
            <wp:docPr id="2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93" cy="238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A743" w14:textId="54B90462" w:rsidR="0054218D" w:rsidRPr="008233AD" w:rsidRDefault="00296110" w:rsidP="00296110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14 </w:t>
      </w:r>
      <w:r w:rsidR="003A4F0B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Bootstrap Form Page</w:t>
      </w:r>
    </w:p>
    <w:p w14:paraId="7048842A" w14:textId="333A65D8" w:rsidR="0054218D" w:rsidRPr="008233AD" w:rsidRDefault="0054218D" w:rsidP="00296110">
      <w:pPr>
        <w:pStyle w:val="ListParagraph"/>
        <w:numPr>
          <w:ilvl w:val="0"/>
          <w:numId w:val="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Open the NewAlbum.js file and paste the Bootstrap starting code and modify it to match JSX standards. Change all class references to className</w:t>
      </w:r>
      <w:r w:rsidR="006A2185" w:rsidRPr="008233AD">
        <w:t xml:space="preserve"> </w:t>
      </w:r>
      <w:r w:rsidR="006A2185" w:rsidRPr="008233AD">
        <w:rPr>
          <w:rFonts w:ascii="Times New Roman" w:hAnsi="Times New Roman" w:cs="Times New Roman"/>
          <w:sz w:val="22"/>
          <w:szCs w:val="22"/>
        </w:rPr>
        <w:t>and close all open elements</w:t>
      </w:r>
      <w:r w:rsidRPr="008233AD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29033366" w14:textId="7925146A" w:rsidR="0054218D" w:rsidRPr="008233AD" w:rsidRDefault="00DB30A5" w:rsidP="00296110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8D163A" wp14:editId="7E2ED104">
            <wp:extent cx="5486400" cy="652653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0C31" w14:textId="2EB821C8" w:rsidR="0054218D" w:rsidRPr="008233AD" w:rsidRDefault="00296110" w:rsidP="00296110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15 </w:t>
      </w:r>
      <w:r w:rsidR="00541789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NewAlbum.js</w:t>
      </w:r>
    </w:p>
    <w:p w14:paraId="7FBA85C5" w14:textId="4D3FE7C2" w:rsidR="00DB30A5" w:rsidRPr="008233AD" w:rsidRDefault="0054218D" w:rsidP="00296110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You should see the new form in the browser window.</w:t>
      </w:r>
    </w:p>
    <w:p w14:paraId="27AAE840" w14:textId="440DD038" w:rsidR="00DB30A5" w:rsidRPr="008233AD" w:rsidRDefault="00DB30A5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</w:rPr>
        <w:br w:type="page"/>
      </w:r>
    </w:p>
    <w:p w14:paraId="60F9D7D9" w14:textId="1BB789A0" w:rsidR="00DB30A5" w:rsidRPr="008233AD" w:rsidRDefault="003B4992" w:rsidP="00296110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278D0C" wp14:editId="1AB619CA">
            <wp:extent cx="4253948" cy="2712384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2644" cy="27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88B1" w14:textId="4208479B" w:rsidR="0054218D" w:rsidRPr="008233AD" w:rsidRDefault="00296110" w:rsidP="00296110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16 </w:t>
      </w:r>
      <w:r w:rsidR="00B6377A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Browser View</w:t>
      </w:r>
    </w:p>
    <w:p w14:paraId="12EFFCCA" w14:textId="225D1D33" w:rsidR="00F32B94" w:rsidRPr="008233AD" w:rsidRDefault="005C3B8E" w:rsidP="00296110">
      <w:pPr>
        <w:spacing w:after="120"/>
        <w:ind w:left="7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We need to close all tags and use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className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rather than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class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because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194838" w:rsidRPr="008233AD">
        <w:rPr>
          <w:rFonts w:ascii="Times New Roman" w:hAnsi="Times New Roman" w:cs="Times New Roman"/>
          <w:sz w:val="22"/>
          <w:szCs w:val="22"/>
        </w:rPr>
        <w:t>class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194838" w:rsidRPr="008233AD">
        <w:rPr>
          <w:rFonts w:ascii="Times New Roman" w:hAnsi="Times New Roman" w:cs="Times New Roman"/>
          <w:sz w:val="22"/>
          <w:szCs w:val="22"/>
        </w:rPr>
        <w:t xml:space="preserve"> is a keyword in JavaScript. This is JSX, a computer language, not HTML. Recall that it is compiled to </w:t>
      </w:r>
      <w:r w:rsidR="00F32B94" w:rsidRPr="008233AD">
        <w:rPr>
          <w:rFonts w:ascii="Times New Roman" w:hAnsi="Times New Roman" w:cs="Times New Roman"/>
          <w:sz w:val="22"/>
          <w:szCs w:val="22"/>
        </w:rPr>
        <w:t>JavaScript</w:t>
      </w:r>
      <w:r w:rsidR="002D7B67" w:rsidRPr="008233AD">
        <w:rPr>
          <w:rFonts w:ascii="Times New Roman" w:hAnsi="Times New Roman" w:cs="Times New Roman"/>
          <w:sz w:val="22"/>
          <w:szCs w:val="22"/>
        </w:rPr>
        <w:t>.</w:t>
      </w:r>
      <w:r w:rsidR="0029611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792047" w:rsidRPr="008233AD">
        <w:rPr>
          <w:rFonts w:ascii="Times New Roman" w:hAnsi="Times New Roman" w:cs="Times New Roman"/>
          <w:sz w:val="22"/>
          <w:szCs w:val="22"/>
        </w:rPr>
        <w:t>T</w:t>
      </w:r>
      <w:r w:rsidR="002D7B67" w:rsidRPr="008233AD">
        <w:rPr>
          <w:rFonts w:ascii="Times New Roman" w:hAnsi="Times New Roman" w:cs="Times New Roman"/>
          <w:sz w:val="22"/>
          <w:szCs w:val="22"/>
        </w:rPr>
        <w:t>ag ends and avoiding keywords</w:t>
      </w:r>
      <w:r w:rsidR="00D53B0D" w:rsidRPr="008233AD">
        <w:rPr>
          <w:rFonts w:ascii="Times New Roman" w:hAnsi="Times New Roman" w:cs="Times New Roman"/>
          <w:sz w:val="22"/>
          <w:szCs w:val="22"/>
        </w:rPr>
        <w:t xml:space="preserve"> (class)</w:t>
      </w:r>
      <w:r w:rsidR="002D7B67" w:rsidRPr="008233AD">
        <w:rPr>
          <w:rFonts w:ascii="Times New Roman" w:hAnsi="Times New Roman" w:cs="Times New Roman"/>
          <w:sz w:val="22"/>
          <w:szCs w:val="22"/>
        </w:rPr>
        <w:t xml:space="preserve"> is therefore required</w:t>
      </w:r>
      <w:r w:rsidR="00F32B94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6D4BB87A" w14:textId="145D0331" w:rsidR="00F32B94" w:rsidRPr="008233AD" w:rsidRDefault="00DA34DF" w:rsidP="00296110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4F5029C5" wp14:editId="7D7E209F">
            <wp:extent cx="5486400" cy="3292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6833" w14:textId="67457B28" w:rsidR="0054218D" w:rsidRPr="008233AD" w:rsidRDefault="00296110" w:rsidP="00296110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17 </w:t>
      </w:r>
      <w:r w:rsidR="00A66E56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Why Closing Elements is Important</w:t>
      </w:r>
    </w:p>
    <w:p w14:paraId="275C1A63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136D01BD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57E8733F" w14:textId="38D03BC4" w:rsidR="00CA6BF4" w:rsidRPr="008233AD" w:rsidRDefault="00CA6BF4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</w:rPr>
        <w:br w:type="page"/>
      </w:r>
    </w:p>
    <w:p w14:paraId="27919071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2FBB28D9" w14:textId="6261D4A0" w:rsidR="0054218D" w:rsidRPr="008233AD" w:rsidRDefault="00D819BC" w:rsidP="00296110">
      <w:pPr>
        <w:pStyle w:val="ListParagraph"/>
        <w:numPr>
          <w:ilvl w:val="0"/>
          <w:numId w:val="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We copy an example from Bootstrap and modify it to fit our needs. A typical workflow</w:t>
      </w:r>
      <w:r w:rsidR="00A66E56" w:rsidRPr="008233AD">
        <w:rPr>
          <w:rFonts w:ascii="Times New Roman" w:hAnsi="Times New Roman" w:cs="Times New Roman"/>
          <w:sz w:val="22"/>
          <w:szCs w:val="22"/>
        </w:rPr>
        <w:t xml:space="preserve"> as we have learned</w:t>
      </w:r>
      <w:r w:rsidR="008A6E2A" w:rsidRPr="008233AD">
        <w:rPr>
          <w:rFonts w:ascii="Times New Roman" w:hAnsi="Times New Roman" w:cs="Times New Roman"/>
          <w:sz w:val="22"/>
          <w:szCs w:val="22"/>
        </w:rPr>
        <w:t>!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Modify the form to show details about a new album. </w:t>
      </w:r>
      <w:r w:rsidR="00DD1C38" w:rsidRPr="008233AD">
        <w:rPr>
          <w:rFonts w:ascii="Times New Roman" w:hAnsi="Times New Roman" w:cs="Times New Roman"/>
          <w:sz w:val="22"/>
          <w:szCs w:val="22"/>
        </w:rPr>
        <w:t>The following code is not ready to run</w:t>
      </w:r>
      <w:r w:rsidR="00FE3F00">
        <w:rPr>
          <w:rFonts w:ascii="Times New Roman" w:hAnsi="Times New Roman" w:cs="Times New Roman"/>
          <w:sz w:val="22"/>
          <w:szCs w:val="22"/>
        </w:rPr>
        <w:t>;</w:t>
      </w:r>
      <w:r w:rsidR="00DD1C38" w:rsidRPr="008233AD">
        <w:rPr>
          <w:rFonts w:ascii="Times New Roman" w:hAnsi="Times New Roman" w:cs="Times New Roman"/>
          <w:sz w:val="22"/>
          <w:szCs w:val="22"/>
        </w:rPr>
        <w:t xml:space="preserve"> we need to provide </w:t>
      </w:r>
      <w:proofErr w:type="spellStart"/>
      <w:r w:rsidR="00DD1C38" w:rsidRPr="008233AD">
        <w:rPr>
          <w:rFonts w:ascii="Times New Roman" w:hAnsi="Times New Roman" w:cs="Times New Roman"/>
          <w:sz w:val="22"/>
          <w:szCs w:val="22"/>
        </w:rPr>
        <w:t>onChange</w:t>
      </w:r>
      <w:proofErr w:type="spellEnd"/>
      <w:r w:rsidR="00DD1C38" w:rsidRPr="008233AD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D33797" w:rsidRPr="008233AD">
        <w:rPr>
          <w:rFonts w:ascii="Times New Roman" w:hAnsi="Times New Roman" w:cs="Times New Roman"/>
          <w:sz w:val="22"/>
          <w:szCs w:val="22"/>
        </w:rPr>
        <w:t>handl</w:t>
      </w:r>
      <w:r w:rsidR="00A66E56" w:rsidRPr="008233AD">
        <w:rPr>
          <w:rFonts w:ascii="Times New Roman" w:hAnsi="Times New Roman" w:cs="Times New Roman"/>
          <w:sz w:val="22"/>
          <w:szCs w:val="22"/>
        </w:rPr>
        <w:t>e</w:t>
      </w:r>
      <w:r w:rsidR="00D33797" w:rsidRPr="008233AD">
        <w:rPr>
          <w:rFonts w:ascii="Times New Roman" w:hAnsi="Times New Roman" w:cs="Times New Roman"/>
          <w:sz w:val="22"/>
          <w:szCs w:val="22"/>
        </w:rPr>
        <w:t>FormSubmit</w:t>
      </w:r>
      <w:proofErr w:type="spellEnd"/>
      <w:r w:rsidR="00D33797" w:rsidRPr="008233AD">
        <w:rPr>
          <w:rFonts w:ascii="Times New Roman" w:hAnsi="Times New Roman" w:cs="Times New Roman"/>
          <w:sz w:val="22"/>
          <w:szCs w:val="22"/>
        </w:rPr>
        <w:t>.</w:t>
      </w:r>
      <w:r w:rsidR="0029611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D33797" w:rsidRPr="008233AD">
        <w:rPr>
          <w:rFonts w:ascii="Times New Roman" w:hAnsi="Times New Roman" w:cs="Times New Roman"/>
          <w:sz w:val="22"/>
          <w:szCs w:val="22"/>
        </w:rPr>
        <w:t>We will do this next</w:t>
      </w:r>
      <w:r w:rsidR="00C5238D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79ED2C34" w14:textId="38CC9268" w:rsidR="000B09DC" w:rsidRPr="008233AD" w:rsidRDefault="000B09DC" w:rsidP="00296110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1B197234" wp14:editId="6FF4050A">
            <wp:extent cx="6464410" cy="290121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1439" cy="29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DEE1" w14:textId="1F51651B" w:rsidR="0054218D" w:rsidRPr="008233AD" w:rsidRDefault="00296110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18 </w:t>
      </w:r>
      <w:r w:rsidR="00491C5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NewAlbum.js</w:t>
      </w:r>
    </w:p>
    <w:p w14:paraId="33E5339B" w14:textId="019B9993" w:rsidR="0054218D" w:rsidRPr="008233AD" w:rsidRDefault="007E7BF4" w:rsidP="0027334C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 xml:space="preserve">Controlled </w:t>
      </w:r>
      <w:r w:rsidR="0054218D" w:rsidRPr="008233AD">
        <w:rPr>
          <w:rFonts w:ascii="Times New Roman" w:hAnsi="Times New Roman" w:cs="Times New Roman"/>
          <w:b/>
          <w:bCs/>
        </w:rPr>
        <w:t>Components in a Data Entry Form</w:t>
      </w:r>
    </w:p>
    <w:p w14:paraId="28354F47" w14:textId="3F278808" w:rsidR="0054218D" w:rsidRPr="008233AD" w:rsidRDefault="008B5FF6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 HTML, form elements such as &lt;input&gt;, &lt;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textarea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&gt;, and &lt;select&gt; typically maintain their own state and update it based on user input. In React, </w:t>
      </w:r>
      <w:r w:rsidR="00D53B0D" w:rsidRPr="008233AD">
        <w:rPr>
          <w:rFonts w:ascii="Times New Roman" w:hAnsi="Times New Roman" w:cs="Times New Roman"/>
          <w:sz w:val="22"/>
          <w:szCs w:val="22"/>
        </w:rPr>
        <w:t xml:space="preserve">a </w:t>
      </w:r>
      <w:r w:rsidRPr="008233AD">
        <w:rPr>
          <w:rFonts w:ascii="Times New Roman" w:hAnsi="Times New Roman" w:cs="Times New Roman"/>
          <w:sz w:val="22"/>
          <w:szCs w:val="22"/>
        </w:rPr>
        <w:t>mutable state is typically kept in the state property of components and only updated</w:t>
      </w:r>
      <w:r w:rsidR="00D53B0D" w:rsidRPr="008233AD">
        <w:rPr>
          <w:rFonts w:ascii="Times New Roman" w:hAnsi="Times New Roman" w:cs="Times New Roman"/>
          <w:sz w:val="22"/>
          <w:szCs w:val="22"/>
        </w:rPr>
        <w:t xml:space="preserve"> by changing state</w:t>
      </w:r>
      <w:r w:rsidR="00F96BDA" w:rsidRPr="008233AD">
        <w:rPr>
          <w:rFonts w:ascii="Times New Roman" w:hAnsi="Times New Roman" w:cs="Times New Roman"/>
          <w:sz w:val="22"/>
          <w:szCs w:val="22"/>
        </w:rPr>
        <w:t>.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384869" w:rsidRPr="008233AD">
        <w:rPr>
          <w:rFonts w:ascii="Times New Roman" w:hAnsi="Times New Roman" w:cs="Times New Roman"/>
          <w:sz w:val="22"/>
          <w:szCs w:val="22"/>
        </w:rPr>
        <w:t>Refer to "Controlled Components</w:t>
      </w:r>
      <w:r w:rsidR="000E3349" w:rsidRPr="008233AD">
        <w:rPr>
          <w:rFonts w:ascii="Times New Roman" w:hAnsi="Times New Roman" w:cs="Times New Roman"/>
          <w:sz w:val="22"/>
          <w:szCs w:val="22"/>
        </w:rPr>
        <w:t xml:space="preserve">," </w:t>
      </w:r>
      <w:r w:rsidR="008458EE">
        <w:rPr>
          <w:rFonts w:ascii="Times New Roman" w:hAnsi="Times New Roman" w:cs="Times New Roman"/>
          <w:sz w:val="22"/>
          <w:szCs w:val="22"/>
        </w:rPr>
        <w:t>at</w:t>
      </w:r>
      <w:r w:rsidR="000E3349" w:rsidRPr="008233AD">
        <w:rPr>
          <w:rFonts w:ascii="Times New Roman" w:hAnsi="Times New Roman" w:cs="Times New Roman"/>
          <w:sz w:val="22"/>
          <w:szCs w:val="22"/>
        </w:rPr>
        <w:t xml:space="preserve"> </w:t>
      </w:r>
      <w:hyperlink r:id="rId36" w:history="1">
        <w:r w:rsidR="008458EE" w:rsidRPr="00EB7B24">
          <w:rPr>
            <w:rStyle w:val="Hyperlink"/>
            <w:rFonts w:ascii="Times New Roman" w:hAnsi="Times New Roman" w:cs="Times New Roman"/>
            <w:sz w:val="22"/>
            <w:szCs w:val="22"/>
          </w:rPr>
          <w:t>https://reactjs.org/docs/forms.html#controlled-components</w:t>
        </w:r>
      </w:hyperlink>
      <w:r w:rsidR="004F07A6">
        <w:rPr>
          <w:rFonts w:ascii="Times New Roman" w:hAnsi="Times New Roman" w:cs="Times New Roman"/>
          <w:sz w:val="22"/>
          <w:szCs w:val="22"/>
        </w:rPr>
        <w:t>,</w:t>
      </w:r>
      <w:r w:rsidR="000E3349" w:rsidRPr="008233AD">
        <w:rPr>
          <w:rFonts w:ascii="Times New Roman" w:hAnsi="Times New Roman" w:cs="Times New Roman"/>
          <w:sz w:val="22"/>
          <w:szCs w:val="22"/>
        </w:rPr>
        <w:t xml:space="preserve"> to l</w:t>
      </w:r>
      <w:r w:rsidR="00B25BAB" w:rsidRPr="008233AD">
        <w:rPr>
          <w:rFonts w:ascii="Times New Roman" w:hAnsi="Times New Roman" w:cs="Times New Roman"/>
          <w:sz w:val="22"/>
          <w:szCs w:val="22"/>
        </w:rPr>
        <w:t>earn more about controlled components</w:t>
      </w:r>
      <w:r w:rsidR="00FE3F00">
        <w:rPr>
          <w:rFonts w:ascii="Times New Roman" w:hAnsi="Times New Roman" w:cs="Times New Roman"/>
          <w:sz w:val="22"/>
          <w:szCs w:val="22"/>
        </w:rPr>
        <w:t>.</w:t>
      </w:r>
      <w:r w:rsidR="00B25BAB" w:rsidRPr="008233AD">
        <w:rPr>
          <w:rFonts w:ascii="Times New Roman" w:hAnsi="Times New Roman" w:cs="Times New Roman"/>
          <w:sz w:val="22"/>
          <w:szCs w:val="22"/>
        </w:rPr>
        <w:t xml:space="preserve">  </w:t>
      </w:r>
    </w:p>
    <w:p w14:paraId="791504E8" w14:textId="77777777" w:rsidR="004B7A15" w:rsidRPr="008233AD" w:rsidRDefault="004A6BB0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To create a controlled component</w:t>
      </w:r>
      <w:r w:rsidR="004B7A15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3B8F1B03" w14:textId="0BBFC0E7" w:rsidR="004A6BB0" w:rsidRPr="008233AD" w:rsidRDefault="004B7A15" w:rsidP="00C5185C">
      <w:pPr>
        <w:pStyle w:val="ListParagraph"/>
        <w:numPr>
          <w:ilvl w:val="0"/>
          <w:numId w:val="2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</w:t>
      </w:r>
      <w:r w:rsidR="004A6BB0" w:rsidRPr="008233AD">
        <w:rPr>
          <w:rFonts w:ascii="Times New Roman" w:hAnsi="Times New Roman" w:cs="Times New Roman"/>
          <w:sz w:val="22"/>
          <w:szCs w:val="22"/>
        </w:rPr>
        <w:t xml:space="preserve">et the value attribute </w:t>
      </w:r>
      <w:r w:rsidRPr="008233AD">
        <w:rPr>
          <w:rFonts w:ascii="Times New Roman" w:hAnsi="Times New Roman" w:cs="Times New Roman"/>
          <w:sz w:val="22"/>
          <w:szCs w:val="22"/>
        </w:rPr>
        <w:t xml:space="preserve">of an element to </w:t>
      </w:r>
      <w:r w:rsidR="0078786D" w:rsidRPr="008233AD">
        <w:rPr>
          <w:rFonts w:ascii="Times New Roman" w:hAnsi="Times New Roman" w:cs="Times New Roman"/>
          <w:sz w:val="22"/>
          <w:szCs w:val="22"/>
        </w:rPr>
        <w:t xml:space="preserve">a </w:t>
      </w:r>
      <w:r w:rsidR="00417739" w:rsidRPr="008233AD">
        <w:rPr>
          <w:rFonts w:ascii="Times New Roman" w:hAnsi="Times New Roman" w:cs="Times New Roman"/>
          <w:sz w:val="22"/>
          <w:szCs w:val="22"/>
        </w:rPr>
        <w:t xml:space="preserve">React </w:t>
      </w:r>
      <w:r w:rsidR="00F96BDA" w:rsidRPr="008233AD">
        <w:rPr>
          <w:rFonts w:ascii="Times New Roman" w:hAnsi="Times New Roman" w:cs="Times New Roman"/>
          <w:sz w:val="22"/>
          <w:szCs w:val="22"/>
        </w:rPr>
        <w:t>state-controlled</w:t>
      </w:r>
      <w:r w:rsidR="00417739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95278C" w:rsidRPr="008233AD">
        <w:rPr>
          <w:rFonts w:ascii="Times New Roman" w:hAnsi="Times New Roman" w:cs="Times New Roman"/>
          <w:sz w:val="22"/>
          <w:szCs w:val="22"/>
        </w:rPr>
        <w:t>attribute.</w:t>
      </w:r>
    </w:p>
    <w:p w14:paraId="36C4246A" w14:textId="32330A2E" w:rsidR="0095278C" w:rsidRPr="008233AD" w:rsidRDefault="0095278C" w:rsidP="00C5185C">
      <w:pPr>
        <w:pStyle w:val="ListParagraph"/>
        <w:numPr>
          <w:ilvl w:val="0"/>
          <w:numId w:val="2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Create an onChange method that modifies </w:t>
      </w:r>
      <w:r w:rsidR="000F057E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592C34" w:rsidRPr="008233AD">
        <w:rPr>
          <w:rFonts w:ascii="Times New Roman" w:hAnsi="Times New Roman" w:cs="Times New Roman"/>
          <w:sz w:val="22"/>
          <w:szCs w:val="22"/>
        </w:rPr>
        <w:t>state when the value changes. In a text input control</w:t>
      </w:r>
      <w:r w:rsidR="0057638F">
        <w:rPr>
          <w:rFonts w:ascii="Times New Roman" w:hAnsi="Times New Roman" w:cs="Times New Roman"/>
          <w:sz w:val="22"/>
          <w:szCs w:val="22"/>
        </w:rPr>
        <w:t>,</w:t>
      </w:r>
      <w:r w:rsidR="00592C34" w:rsidRPr="008233AD">
        <w:rPr>
          <w:rFonts w:ascii="Times New Roman" w:hAnsi="Times New Roman" w:cs="Times New Roman"/>
          <w:sz w:val="22"/>
          <w:szCs w:val="22"/>
        </w:rPr>
        <w:t xml:space="preserve"> this means </w:t>
      </w:r>
      <w:r w:rsidR="00CC0FA4" w:rsidRPr="008233AD">
        <w:rPr>
          <w:rFonts w:ascii="Times New Roman" w:hAnsi="Times New Roman" w:cs="Times New Roman"/>
          <w:sz w:val="22"/>
          <w:szCs w:val="22"/>
        </w:rPr>
        <w:t>on each keystroke.</w:t>
      </w:r>
      <w:r w:rsidR="00F96BDA" w:rsidRPr="008233AD">
        <w:rPr>
          <w:rFonts w:ascii="Times New Roman" w:hAnsi="Times New Roman" w:cs="Times New Roman"/>
          <w:sz w:val="22"/>
          <w:szCs w:val="22"/>
        </w:rPr>
        <w:t xml:space="preserve"> A controlled component always </w:t>
      </w:r>
      <w:r w:rsidR="0079625B" w:rsidRPr="008233AD">
        <w:rPr>
          <w:rFonts w:ascii="Times New Roman" w:hAnsi="Times New Roman" w:cs="Times New Roman"/>
          <w:sz w:val="22"/>
          <w:szCs w:val="22"/>
        </w:rPr>
        <w:t>contains the current content.</w:t>
      </w:r>
    </w:p>
    <w:p w14:paraId="7F148264" w14:textId="732E3889" w:rsidR="0054218D" w:rsidRPr="008233AD" w:rsidRDefault="00E63600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4F3BD089" wp14:editId="4C529748">
            <wp:extent cx="6627800" cy="1669774"/>
            <wp:effectExtent l="0" t="0" r="1905" b="6985"/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32750" cy="16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4524" w14:textId="64A782F2" w:rsidR="0054218D" w:rsidRPr="008233AD" w:rsidRDefault="00A45CA2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19 </w:t>
      </w:r>
      <w:proofErr w:type="spellStart"/>
      <w:r w:rsidR="00EB68D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onSubmit</w:t>
      </w:r>
      <w:proofErr w:type="spellEnd"/>
    </w:p>
    <w:p w14:paraId="00552E14" w14:textId="07B39F06" w:rsidR="0054218D" w:rsidRPr="008233AD" w:rsidRDefault="003F666D" w:rsidP="00A45CA2">
      <w:pPr>
        <w:pStyle w:val="ListParagraph"/>
        <w:numPr>
          <w:ilvl w:val="0"/>
          <w:numId w:val="3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lastRenderedPageBreak/>
        <w:t xml:space="preserve">Call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useState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for each controlled value. Also shown is the </w:t>
      </w:r>
      <w:r w:rsidR="00C07348" w:rsidRPr="008233AD">
        <w:rPr>
          <w:rFonts w:ascii="Times New Roman" w:hAnsi="Times New Roman" w:cs="Times New Roman"/>
          <w:sz w:val="22"/>
          <w:szCs w:val="22"/>
        </w:rPr>
        <w:t>call to useNavigate that will soon employ.</w:t>
      </w:r>
    </w:p>
    <w:p w14:paraId="5ED57793" w14:textId="5BB0F4D1" w:rsidR="0054218D" w:rsidRPr="008233AD" w:rsidRDefault="00667EF0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2EACDB88" wp14:editId="741E540C">
            <wp:extent cx="3352800" cy="967541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013" cy="9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AFE2" w14:textId="4E7F882C" w:rsidR="0073766C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20 </w:t>
      </w:r>
      <w:proofErr w:type="spellStart"/>
      <w:r w:rsidR="00F023D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useState</w:t>
      </w:r>
      <w:proofErr w:type="spellEnd"/>
      <w:r w:rsidR="00F023D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 and </w:t>
      </w:r>
      <w:proofErr w:type="spellStart"/>
      <w:r w:rsidR="00F023D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useNavigate</w:t>
      </w:r>
      <w:proofErr w:type="spellEnd"/>
    </w:p>
    <w:p w14:paraId="7FF004CA" w14:textId="4229CB92" w:rsidR="0054218D" w:rsidRPr="008233AD" w:rsidRDefault="0073766C" w:rsidP="00C5185C">
      <w:pPr>
        <w:pStyle w:val="ListParagraph"/>
        <w:numPr>
          <w:ilvl w:val="0"/>
          <w:numId w:val="3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Create the onChange events to set the </w:t>
      </w:r>
      <w:r w:rsidR="009D17B8" w:rsidRPr="008233AD">
        <w:rPr>
          <w:rFonts w:ascii="Times New Roman" w:hAnsi="Times New Roman" w:cs="Times New Roman"/>
          <w:sz w:val="22"/>
          <w:szCs w:val="22"/>
        </w:rPr>
        <w:t>state for form values:</w:t>
      </w:r>
    </w:p>
    <w:p w14:paraId="35F4A6A1" w14:textId="1111EF11" w:rsidR="0054218D" w:rsidRPr="008233AD" w:rsidRDefault="00C07348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780D0EC1" wp14:editId="53F7EADA">
            <wp:extent cx="2800350" cy="2163303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5815" cy="2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4A39" w14:textId="13A04070" w:rsidR="006F2F84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21 </w:t>
      </w:r>
      <w:proofErr w:type="spellStart"/>
      <w:r w:rsidR="00A53AD7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onChange</w:t>
      </w:r>
      <w:proofErr w:type="spellEnd"/>
      <w:r w:rsidR="00A53AD7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 Events</w:t>
      </w:r>
    </w:p>
    <w:p w14:paraId="5939EFDE" w14:textId="3DDF4737" w:rsidR="006D7035" w:rsidRPr="008233AD" w:rsidRDefault="006D7035" w:rsidP="00A45CA2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We now have controlled components for ea</w:t>
      </w:r>
      <w:r w:rsidR="00464BE3" w:rsidRPr="008233AD">
        <w:rPr>
          <w:rFonts w:ascii="Times New Roman" w:hAnsi="Times New Roman" w:cs="Times New Roman"/>
          <w:sz w:val="22"/>
          <w:szCs w:val="22"/>
        </w:rPr>
        <w:t xml:space="preserve">ch control in our form. We are ready to handle the form submit </w:t>
      </w:r>
      <w:r w:rsidR="00126F72" w:rsidRPr="008233AD">
        <w:rPr>
          <w:rFonts w:ascii="Times New Roman" w:hAnsi="Times New Roman" w:cs="Times New Roman"/>
          <w:sz w:val="22"/>
          <w:szCs w:val="22"/>
        </w:rPr>
        <w:t xml:space="preserve">(line 59 and line </w:t>
      </w:r>
      <w:r w:rsidR="001E6626" w:rsidRPr="008233AD">
        <w:rPr>
          <w:rFonts w:ascii="Times New Roman" w:hAnsi="Times New Roman" w:cs="Times New Roman"/>
          <w:sz w:val="22"/>
          <w:szCs w:val="22"/>
        </w:rPr>
        <w:t>75</w:t>
      </w:r>
      <w:r w:rsidR="00126F72" w:rsidRPr="008233AD">
        <w:rPr>
          <w:rFonts w:ascii="Times New Roman" w:hAnsi="Times New Roman" w:cs="Times New Roman"/>
          <w:sz w:val="22"/>
          <w:szCs w:val="22"/>
        </w:rPr>
        <w:t xml:space="preserve"> of the form</w:t>
      </w:r>
      <w:r w:rsidR="001E6626" w:rsidRPr="008233AD">
        <w:rPr>
          <w:rFonts w:ascii="Times New Roman" w:hAnsi="Times New Roman" w:cs="Times New Roman"/>
          <w:sz w:val="22"/>
          <w:szCs w:val="22"/>
        </w:rPr>
        <w:t>).</w:t>
      </w:r>
    </w:p>
    <w:p w14:paraId="5C4B113D" w14:textId="47C10E10" w:rsidR="0011570F" w:rsidRPr="008233AD" w:rsidRDefault="006F2F84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E977F3C" wp14:editId="1A33520C">
            <wp:extent cx="3714750" cy="322632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8966" cy="32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0F63" w14:textId="72E674F9" w:rsidR="00A45CA2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bookmarkStart w:id="39" w:name="_Hlk124154066"/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22 </w:t>
      </w:r>
      <w:r w:rsidR="003B3BC0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Handle Form Submit</w:t>
      </w:r>
    </w:p>
    <w:bookmarkEnd w:id="39"/>
    <w:p w14:paraId="0AAB9296" w14:textId="72DB95F0" w:rsidR="002D7C99" w:rsidRPr="008233AD" w:rsidRDefault="00882C7C" w:rsidP="00A45CA2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lastRenderedPageBreak/>
        <w:t xml:space="preserve">Modify App.js, adding a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onNewAlbum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method</w:t>
      </w:r>
      <w:r w:rsidR="00A1635A" w:rsidRPr="008233AD">
        <w:rPr>
          <w:rFonts w:ascii="Times New Roman" w:hAnsi="Times New Roman" w:cs="Times New Roman"/>
          <w:sz w:val="22"/>
          <w:szCs w:val="22"/>
        </w:rPr>
        <w:t xml:space="preserve"> and passing it as an attribute to the </w:t>
      </w:r>
      <w:proofErr w:type="spellStart"/>
      <w:r w:rsidR="00A1635A"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="00A1635A" w:rsidRPr="008233AD">
        <w:rPr>
          <w:rFonts w:ascii="Times New Roman" w:hAnsi="Times New Roman" w:cs="Times New Roman"/>
          <w:sz w:val="22"/>
          <w:szCs w:val="22"/>
        </w:rPr>
        <w:t xml:space="preserve"> component:</w:t>
      </w:r>
    </w:p>
    <w:p w14:paraId="09A871F0" w14:textId="23C613DF" w:rsidR="00A1635A" w:rsidRPr="008233AD" w:rsidRDefault="00014455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00F520EA" wp14:editId="4ECC9D95">
            <wp:extent cx="4914900" cy="36799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4665" cy="368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B752" w14:textId="2D7A776E" w:rsidR="00A45CA2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23 </w:t>
      </w:r>
      <w:r w:rsidR="006A2948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Updated App.js</w:t>
      </w:r>
    </w:p>
    <w:p w14:paraId="3F356DC2" w14:textId="3556AAA7" w:rsidR="0054218D" w:rsidRPr="008233AD" w:rsidRDefault="0096495C" w:rsidP="00A45CA2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t>You should now be able to create and view a new album.</w:t>
      </w:r>
    </w:p>
    <w:p w14:paraId="377DDEF0" w14:textId="09B3E57A" w:rsidR="0054218D" w:rsidRPr="008233AD" w:rsidRDefault="00715E85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5773171" wp14:editId="0851D516">
            <wp:extent cx="2952750" cy="3227521"/>
            <wp:effectExtent l="0" t="0" r="0" b="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5774" cy="32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C950" w14:textId="24B6453F" w:rsidR="00A45CA2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24 </w:t>
      </w:r>
      <w:r w:rsidR="00333E1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Browser View</w:t>
      </w:r>
    </w:p>
    <w:p w14:paraId="0DBA22DB" w14:textId="77777777" w:rsidR="0054218D" w:rsidRPr="008233AD" w:rsidRDefault="0054218D" w:rsidP="00124F05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lastRenderedPageBreak/>
        <w:t>Full Text</w:t>
      </w:r>
    </w:p>
    <w:p w14:paraId="4B29FE3C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 case you missed something, here is the full script for the NewAlbum.js file.</w:t>
      </w:r>
    </w:p>
    <w:p w14:paraId="397F253A" w14:textId="50040E74" w:rsidR="0054218D" w:rsidRPr="008233AD" w:rsidRDefault="00A10589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25BFAB1A" wp14:editId="277983A1">
            <wp:extent cx="5486400" cy="5610860"/>
            <wp:effectExtent l="0" t="0" r="0" b="889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5ECB" w14:textId="70DFFFC2" w:rsidR="00C20F2B" w:rsidRPr="008233AD" w:rsidRDefault="00C20F2B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25 </w:t>
      </w:r>
      <w:bookmarkStart w:id="40" w:name="_Hlk124154224"/>
      <w:r w:rsidR="003621B4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NewAlbum.js File Script</w:t>
      </w:r>
      <w:r w:rsidR="00C367C8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 Part 1</w:t>
      </w:r>
      <w:bookmarkEnd w:id="40"/>
    </w:p>
    <w:p w14:paraId="62703B77" w14:textId="176D543F" w:rsidR="00A10589" w:rsidRPr="008233AD" w:rsidRDefault="00D363D8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5BA35B" wp14:editId="158AF3CB">
            <wp:extent cx="6155097" cy="3498574"/>
            <wp:effectExtent l="0" t="0" r="0" b="698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9236" cy="35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BDB7" w14:textId="110F6812" w:rsidR="00C20F2B" w:rsidRPr="008233AD" w:rsidRDefault="00C20F2B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26 </w:t>
      </w:r>
      <w:r w:rsidR="00C367C8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NewAlbum.js File Script Part 2</w:t>
      </w:r>
    </w:p>
    <w:p w14:paraId="5DC4038D" w14:textId="6B1A5F59" w:rsidR="0054218D" w:rsidRPr="008233AD" w:rsidRDefault="0054218D" w:rsidP="00C367C8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 xml:space="preserve">More to </w:t>
      </w:r>
      <w:r w:rsidR="008859CB">
        <w:rPr>
          <w:rFonts w:ascii="Times New Roman" w:hAnsi="Times New Roman" w:cs="Times New Roman"/>
          <w:b/>
          <w:bCs/>
        </w:rPr>
        <w:t>D</w:t>
      </w:r>
      <w:r w:rsidRPr="008233AD">
        <w:rPr>
          <w:rFonts w:ascii="Times New Roman" w:hAnsi="Times New Roman" w:cs="Times New Roman"/>
          <w:b/>
          <w:bCs/>
        </w:rPr>
        <w:t>o</w:t>
      </w:r>
      <w:r w:rsidR="00134E72" w:rsidRPr="008233AD">
        <w:rPr>
          <w:rFonts w:ascii="Times New Roman" w:hAnsi="Times New Roman" w:cs="Times New Roman"/>
          <w:b/>
          <w:bCs/>
        </w:rPr>
        <w:t xml:space="preserve"> (</w:t>
      </w:r>
      <w:r w:rsidR="00134E72" w:rsidRPr="008233AD">
        <w:rPr>
          <w:rFonts w:ascii="Times New Roman" w:hAnsi="Times New Roman" w:cs="Times New Roman"/>
          <w:b/>
          <w:bCs/>
          <w:i/>
          <w:iCs/>
        </w:rPr>
        <w:t>Optional</w:t>
      </w:r>
      <w:r w:rsidR="00134E72" w:rsidRPr="008233AD">
        <w:rPr>
          <w:rFonts w:ascii="Times New Roman" w:hAnsi="Times New Roman" w:cs="Times New Roman"/>
          <w:b/>
          <w:bCs/>
        </w:rPr>
        <w:t>)</w:t>
      </w:r>
    </w:p>
    <w:p w14:paraId="15958CAA" w14:textId="4C9ED67B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current data entry form only serves to add a new album. None of these features are completed yet. They are left to you to complete.</w:t>
      </w:r>
    </w:p>
    <w:p w14:paraId="254223D6" w14:textId="4977B6D3" w:rsidR="0054218D" w:rsidRPr="008233AD" w:rsidRDefault="0054218D" w:rsidP="00C367C8">
      <w:pPr>
        <w:pStyle w:val="ListParagraph"/>
        <w:numPr>
          <w:ilvl w:val="0"/>
          <w:numId w:val="1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New Album form does not have the ability to add new music tracks.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This part of the application is left to you as a challenge to complete.</w:t>
      </w:r>
      <w:r w:rsidR="00C367C8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565868E" w14:textId="3EFFBF55" w:rsidR="0054218D" w:rsidRPr="008233AD" w:rsidRDefault="0054218D" w:rsidP="00C367C8">
      <w:pPr>
        <w:pStyle w:val="ListParagraph"/>
        <w:numPr>
          <w:ilvl w:val="0"/>
          <w:numId w:val="1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New Album form does not give any feedback to the user </w:t>
      </w:r>
      <w:r w:rsidR="008859CB">
        <w:rPr>
          <w:rFonts w:ascii="Times New Roman" w:hAnsi="Times New Roman" w:cs="Times New Roman"/>
          <w:sz w:val="22"/>
          <w:szCs w:val="22"/>
        </w:rPr>
        <w:t>regarding whether</w:t>
      </w:r>
      <w:r w:rsidRPr="008233AD">
        <w:rPr>
          <w:rFonts w:ascii="Times New Roman" w:hAnsi="Times New Roman" w:cs="Times New Roman"/>
          <w:sz w:val="22"/>
          <w:szCs w:val="22"/>
        </w:rPr>
        <w:t xml:space="preserve"> a new album is successfully </w:t>
      </w:r>
      <w:r w:rsidR="00133C0F" w:rsidRPr="008233AD">
        <w:rPr>
          <w:rFonts w:ascii="Times New Roman" w:hAnsi="Times New Roman" w:cs="Times New Roman"/>
          <w:sz w:val="22"/>
          <w:szCs w:val="22"/>
        </w:rPr>
        <w:t>created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or the new album creation fails. </w:t>
      </w:r>
    </w:p>
    <w:p w14:paraId="52E7F02B" w14:textId="30F95341" w:rsidR="0054218D" w:rsidRPr="008233AD" w:rsidRDefault="0054218D" w:rsidP="00C367C8">
      <w:pPr>
        <w:pStyle w:val="ListParagraph"/>
        <w:numPr>
          <w:ilvl w:val="0"/>
          <w:numId w:val="1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application should automatically navigate back to the main screen and update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albumlist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state of the App component.</w:t>
      </w:r>
    </w:p>
    <w:p w14:paraId="67FBA593" w14:textId="375003FD" w:rsidR="00133C0F" w:rsidRPr="008233AD" w:rsidRDefault="004F07A6" w:rsidP="00133C0F">
      <w:pPr>
        <w:spacing w:after="1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pict w14:anchorId="350FB999">
          <v:rect id="_x0000_i1029" style="width:0;height:1.5pt" o:hralign="center" o:hrstd="t" o:hr="t" fillcolor="#a0a0a0" stroked="f"/>
        </w:pict>
      </w:r>
    </w:p>
    <w:p w14:paraId="26F581C2" w14:textId="77777777" w:rsidR="0054218D" w:rsidRPr="008233AD" w:rsidRDefault="0054218D" w:rsidP="00C5185C">
      <w:pPr>
        <w:pStyle w:val="Heading2"/>
        <w:spacing w:before="0" w:after="120"/>
        <w:rPr>
          <w:rFonts w:ascii="Times New Roman" w:hAnsi="Times New Roman" w:cs="Times New Roman"/>
        </w:rPr>
      </w:pPr>
      <w:bookmarkStart w:id="41" w:name="_Toc416428841"/>
      <w:bookmarkStart w:id="42" w:name="_Toc416432787"/>
      <w:bookmarkStart w:id="43" w:name="_Toc416432873"/>
      <w:bookmarkStart w:id="44" w:name="_Toc126842149"/>
      <w:bookmarkStart w:id="45" w:name="_Toc416034969"/>
      <w:bookmarkStart w:id="46" w:name="_Toc416035099"/>
      <w:bookmarkStart w:id="47" w:name="_Toc416035139"/>
      <w:r w:rsidRPr="008233AD">
        <w:rPr>
          <w:rFonts w:ascii="Times New Roman" w:hAnsi="Times New Roman" w:cs="Times New Roman"/>
        </w:rPr>
        <w:t>Stopping Point #6 – New Album</w:t>
      </w:r>
      <w:bookmarkEnd w:id="41"/>
      <w:bookmarkEnd w:id="42"/>
      <w:bookmarkEnd w:id="43"/>
      <w:bookmarkEnd w:id="44"/>
    </w:p>
    <w:p w14:paraId="1B11D8DB" w14:textId="77777777" w:rsidR="00561113" w:rsidRPr="006F02D7" w:rsidRDefault="00561113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Save the project and summarize the progress you have made.</w:t>
      </w:r>
    </w:p>
    <w:p w14:paraId="19F13F08" w14:textId="1AC53869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Deliverables</w:t>
      </w:r>
    </w:p>
    <w:p w14:paraId="570BDD63" w14:textId="745C027B" w:rsidR="0054218D" w:rsidRPr="008233AD" w:rsidRDefault="0054218D" w:rsidP="00133C0F">
      <w:pPr>
        <w:pStyle w:val="ListParagraph"/>
        <w:numPr>
          <w:ilvl w:val="0"/>
          <w:numId w:val="1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Take </w:t>
      </w:r>
      <w:r w:rsidR="00F81168">
        <w:rPr>
          <w:rFonts w:ascii="Times New Roman" w:hAnsi="Times New Roman" w:cs="Times New Roman"/>
          <w:sz w:val="22"/>
          <w:szCs w:val="22"/>
        </w:rPr>
        <w:t>screenshots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of the application you created.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Be sure to show the various features that were illustrated in this lesson.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Place the captured images in </w:t>
      </w:r>
      <w:r w:rsidR="003B6FB0" w:rsidRPr="008233AD">
        <w:rPr>
          <w:rFonts w:ascii="Times New Roman" w:hAnsi="Times New Roman" w:cs="Times New Roman"/>
          <w:sz w:val="22"/>
          <w:szCs w:val="22"/>
        </w:rPr>
        <w:t>the provided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B78E1">
        <w:rPr>
          <w:rFonts w:ascii="Times New Roman" w:hAnsi="Times New Roman" w:cs="Times New Roman"/>
          <w:sz w:val="22"/>
          <w:szCs w:val="22"/>
        </w:rPr>
        <w:t xml:space="preserve">Microsoft </w:t>
      </w:r>
      <w:r w:rsidRPr="008233AD">
        <w:rPr>
          <w:rFonts w:ascii="Times New Roman" w:hAnsi="Times New Roman" w:cs="Times New Roman"/>
          <w:sz w:val="22"/>
          <w:szCs w:val="22"/>
        </w:rPr>
        <w:t>Word document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B78E1">
        <w:rPr>
          <w:rFonts w:ascii="Times New Roman" w:hAnsi="Times New Roman" w:cs="Times New Roman"/>
          <w:sz w:val="22"/>
          <w:szCs w:val="22"/>
        </w:rPr>
        <w:t>titled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3B6FB0" w:rsidRPr="008233AD">
        <w:rPr>
          <w:rFonts w:ascii="Times New Roman" w:hAnsi="Times New Roman" w:cs="Times New Roman"/>
          <w:sz w:val="22"/>
          <w:szCs w:val="22"/>
        </w:rPr>
        <w:t>Activity Summary Page</w:t>
      </w:r>
      <w:r w:rsidR="00133C0F" w:rsidRPr="008233AD">
        <w:rPr>
          <w:rFonts w:ascii="Times New Roman" w:hAnsi="Times New Roman" w:cs="Times New Roman"/>
          <w:sz w:val="22"/>
          <w:szCs w:val="22"/>
        </w:rPr>
        <w:t>.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Caption each picture to explain what is being shown.</w:t>
      </w:r>
    </w:p>
    <w:p w14:paraId="7D3903BD" w14:textId="16B912B1" w:rsidR="0054218D" w:rsidRPr="008233AD" w:rsidRDefault="0054218D" w:rsidP="00133C0F">
      <w:pPr>
        <w:pStyle w:val="ListParagraph"/>
        <w:numPr>
          <w:ilvl w:val="0"/>
          <w:numId w:val="1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Write a one-paragraph summary of the new features that have been added.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Define new terminology that was used in the lesson.</w:t>
      </w:r>
    </w:p>
    <w:p w14:paraId="57316ABF" w14:textId="77777777" w:rsidR="00FA0E87" w:rsidRPr="008233AD" w:rsidRDefault="00FA0E87" w:rsidP="00FA0E87">
      <w:pPr>
        <w:pStyle w:val="ListParagraph"/>
        <w:numPr>
          <w:ilvl w:val="0"/>
          <w:numId w:val="1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Save this document to be turned in as directed by the instructor.</w:t>
      </w:r>
    </w:p>
    <w:bookmarkEnd w:id="45"/>
    <w:bookmarkEnd w:id="46"/>
    <w:bookmarkEnd w:id="47"/>
    <w:p w14:paraId="7875FFE5" w14:textId="77777777" w:rsidR="00133C0F" w:rsidRPr="008233AD" w:rsidRDefault="004F07A6" w:rsidP="00133C0F">
      <w:pPr>
        <w:spacing w:after="1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pict w14:anchorId="1951F6CE">
          <v:rect id="_x0000_i1030" style="width:0;height:1.5pt" o:hralign="center" o:hrstd="t" o:hr="t" fillcolor="#a0a0a0" stroked="f"/>
        </w:pict>
      </w:r>
    </w:p>
    <w:p w14:paraId="606D24C0" w14:textId="71440B17" w:rsidR="0054218D" w:rsidRPr="008233AD" w:rsidRDefault="0054218D" w:rsidP="00C5185C">
      <w:pPr>
        <w:pStyle w:val="Heading1"/>
        <w:spacing w:before="0" w:after="120"/>
        <w:rPr>
          <w:rFonts w:ascii="Times New Roman" w:hAnsi="Times New Roman" w:cs="Times New Roman"/>
        </w:rPr>
      </w:pPr>
      <w:bookmarkStart w:id="48" w:name="_Toc416034970"/>
      <w:bookmarkStart w:id="49" w:name="_Toc416035100"/>
      <w:bookmarkStart w:id="50" w:name="_Toc416035140"/>
      <w:bookmarkStart w:id="51" w:name="_Toc416428842"/>
      <w:bookmarkStart w:id="52" w:name="_Toc416432788"/>
      <w:bookmarkStart w:id="53" w:name="_Toc416432874"/>
      <w:bookmarkStart w:id="54" w:name="_Toc416433070"/>
      <w:bookmarkStart w:id="55" w:name="_Toc416433111"/>
      <w:bookmarkStart w:id="56" w:name="_Toc416435324"/>
      <w:bookmarkStart w:id="57" w:name="_Toc99989873"/>
      <w:bookmarkStart w:id="58" w:name="_Toc126842150"/>
      <w:r w:rsidRPr="008233AD">
        <w:rPr>
          <w:rFonts w:ascii="Times New Roman" w:hAnsi="Times New Roman" w:cs="Times New Roman"/>
        </w:rPr>
        <w:lastRenderedPageBreak/>
        <w:t>Part 7</w:t>
      </w:r>
      <w:r w:rsidR="004B78E1">
        <w:rPr>
          <w:rFonts w:ascii="Times New Roman" w:hAnsi="Times New Roman" w:cs="Times New Roman"/>
        </w:rPr>
        <w:t>:</w:t>
      </w:r>
      <w:r w:rsidRPr="008233AD">
        <w:rPr>
          <w:rFonts w:ascii="Times New Roman" w:hAnsi="Times New Roman" w:cs="Times New Roman"/>
        </w:rPr>
        <w:t xml:space="preserve"> Edit an Album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1450822" w14:textId="6DF3614A" w:rsidR="00D3147E" w:rsidRPr="008233AD" w:rsidRDefault="00AE526B" w:rsidP="00F97C2E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Now we are going to allow the editing of an existing album.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There are two paths we can take.</w:t>
      </w:r>
    </w:p>
    <w:p w14:paraId="77D42255" w14:textId="6D0E1153" w:rsidR="00AE526B" w:rsidRPr="008233AD" w:rsidRDefault="00AE526B" w:rsidP="00F97C2E">
      <w:pPr>
        <w:pStyle w:val="ListParagraph"/>
        <w:numPr>
          <w:ilvl w:val="0"/>
          <w:numId w:val="24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Copy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, create a new component </w:t>
      </w:r>
      <w:proofErr w:type="spellStart"/>
      <w:r w:rsidR="00871E1E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D92073">
        <w:rPr>
          <w:rFonts w:ascii="Times New Roman" w:hAnsi="Times New Roman" w:cs="Times New Roman"/>
          <w:sz w:val="22"/>
          <w:szCs w:val="22"/>
        </w:rPr>
        <w:t>,</w:t>
      </w:r>
      <w:r w:rsidR="00871E1E" w:rsidRPr="008233AD">
        <w:rPr>
          <w:rFonts w:ascii="Times New Roman" w:hAnsi="Times New Roman" w:cs="Times New Roman"/>
          <w:sz w:val="22"/>
          <w:szCs w:val="22"/>
        </w:rPr>
        <w:t xml:space="preserve"> then tweak the code in </w:t>
      </w:r>
      <w:proofErr w:type="spellStart"/>
      <w:r w:rsidR="00871E1E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871E1E" w:rsidRPr="008233AD">
        <w:rPr>
          <w:rFonts w:ascii="Times New Roman" w:hAnsi="Times New Roman" w:cs="Times New Roman"/>
          <w:sz w:val="22"/>
          <w:szCs w:val="22"/>
        </w:rPr>
        <w:t xml:space="preserve"> to behave</w:t>
      </w:r>
      <w:r w:rsidR="00F14690" w:rsidRPr="008233AD">
        <w:rPr>
          <w:rFonts w:ascii="Times New Roman" w:hAnsi="Times New Roman" w:cs="Times New Roman"/>
          <w:sz w:val="22"/>
          <w:szCs w:val="22"/>
        </w:rPr>
        <w:t xml:space="preserve"> as an editor.</w:t>
      </w:r>
    </w:p>
    <w:p w14:paraId="323D70F5" w14:textId="0545F23D" w:rsidR="00F14690" w:rsidRPr="008233AD" w:rsidRDefault="00F14690" w:rsidP="00F97C2E">
      <w:pPr>
        <w:pStyle w:val="ListParagraph"/>
        <w:numPr>
          <w:ilvl w:val="0"/>
          <w:numId w:val="24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Modify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so that it also </w:t>
      </w:r>
      <w:r w:rsidR="0007606F" w:rsidRPr="008233AD">
        <w:rPr>
          <w:rFonts w:ascii="Times New Roman" w:hAnsi="Times New Roman" w:cs="Times New Roman"/>
          <w:sz w:val="22"/>
          <w:szCs w:val="22"/>
        </w:rPr>
        <w:t>edits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an existing album. </w:t>
      </w:r>
    </w:p>
    <w:p w14:paraId="37610104" w14:textId="7EC8DF99" w:rsidR="00F14690" w:rsidRPr="008233AD" w:rsidRDefault="00F14690" w:rsidP="00F97C2E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It </w:t>
      </w:r>
      <w:r w:rsidR="00703078" w:rsidRPr="008233AD">
        <w:rPr>
          <w:rFonts w:ascii="Times New Roman" w:hAnsi="Times New Roman" w:cs="Times New Roman"/>
          <w:sz w:val="22"/>
          <w:szCs w:val="22"/>
        </w:rPr>
        <w:t xml:space="preserve">can be </w:t>
      </w:r>
      <w:r w:rsidR="00504A4F" w:rsidRPr="008233AD">
        <w:rPr>
          <w:rFonts w:ascii="Times New Roman" w:hAnsi="Times New Roman" w:cs="Times New Roman"/>
          <w:sz w:val="22"/>
          <w:szCs w:val="22"/>
        </w:rPr>
        <w:t>easier</w:t>
      </w:r>
      <w:r w:rsidR="00703078" w:rsidRPr="008233AD">
        <w:rPr>
          <w:rFonts w:ascii="Times New Roman" w:hAnsi="Times New Roman" w:cs="Times New Roman"/>
          <w:sz w:val="22"/>
          <w:szCs w:val="22"/>
        </w:rPr>
        <w:t xml:space="preserve"> to copy and modify code.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703078" w:rsidRPr="008233AD">
        <w:rPr>
          <w:rFonts w:ascii="Times New Roman" w:hAnsi="Times New Roman" w:cs="Times New Roman"/>
          <w:sz w:val="22"/>
          <w:szCs w:val="22"/>
        </w:rPr>
        <w:t>However</w:t>
      </w:r>
      <w:r w:rsidR="00890F03" w:rsidRPr="008233AD">
        <w:rPr>
          <w:rFonts w:ascii="Times New Roman" w:hAnsi="Times New Roman" w:cs="Times New Roman"/>
          <w:sz w:val="22"/>
          <w:szCs w:val="22"/>
        </w:rPr>
        <w:t>, this approach will make you pay in a production release.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890F03" w:rsidRPr="008233AD">
        <w:rPr>
          <w:rFonts w:ascii="Times New Roman" w:hAnsi="Times New Roman" w:cs="Times New Roman"/>
          <w:sz w:val="22"/>
          <w:szCs w:val="22"/>
        </w:rPr>
        <w:t>Each modification, new feature</w:t>
      </w:r>
      <w:r w:rsidR="005D027F" w:rsidRPr="008233AD">
        <w:rPr>
          <w:rFonts w:ascii="Times New Roman" w:hAnsi="Times New Roman" w:cs="Times New Roman"/>
          <w:sz w:val="22"/>
          <w:szCs w:val="22"/>
        </w:rPr>
        <w:t>,</w:t>
      </w:r>
      <w:r w:rsidR="00890F03" w:rsidRPr="008233AD">
        <w:rPr>
          <w:rFonts w:ascii="Times New Roman" w:hAnsi="Times New Roman" w:cs="Times New Roman"/>
          <w:sz w:val="22"/>
          <w:szCs w:val="22"/>
        </w:rPr>
        <w:t xml:space="preserve"> or bug fix</w:t>
      </w:r>
      <w:r w:rsidR="00654BF7" w:rsidRPr="008233AD">
        <w:rPr>
          <w:rFonts w:ascii="Times New Roman" w:hAnsi="Times New Roman" w:cs="Times New Roman"/>
          <w:sz w:val="22"/>
          <w:szCs w:val="22"/>
        </w:rPr>
        <w:t xml:space="preserve"> in </w:t>
      </w:r>
      <w:proofErr w:type="spellStart"/>
      <w:r w:rsidR="00654BF7"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="001C0E35" w:rsidRPr="008233AD">
        <w:rPr>
          <w:rFonts w:ascii="Times New Roman" w:hAnsi="Times New Roman" w:cs="Times New Roman"/>
          <w:sz w:val="22"/>
          <w:szCs w:val="22"/>
        </w:rPr>
        <w:t xml:space="preserve"> will need to be replicated in </w:t>
      </w:r>
      <w:proofErr w:type="spellStart"/>
      <w:r w:rsidR="001C0E35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1C0E35" w:rsidRPr="008233AD">
        <w:rPr>
          <w:rFonts w:ascii="Times New Roman" w:hAnsi="Times New Roman" w:cs="Times New Roman"/>
          <w:sz w:val="22"/>
          <w:szCs w:val="22"/>
        </w:rPr>
        <w:t xml:space="preserve">. We are going to modify </w:t>
      </w:r>
      <w:proofErr w:type="spellStart"/>
      <w:r w:rsidR="001C0E35"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="001C0E35" w:rsidRPr="008233AD">
        <w:rPr>
          <w:rFonts w:ascii="Times New Roman" w:hAnsi="Times New Roman" w:cs="Times New Roman"/>
          <w:sz w:val="22"/>
          <w:szCs w:val="22"/>
        </w:rPr>
        <w:t xml:space="preserve"> so that it also supports edit functionality.</w:t>
      </w:r>
      <w:r w:rsidR="00890F0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D027F" w:rsidRPr="008233AD">
        <w:rPr>
          <w:rFonts w:ascii="Times New Roman" w:hAnsi="Times New Roman" w:cs="Times New Roman"/>
          <w:sz w:val="22"/>
          <w:szCs w:val="22"/>
        </w:rPr>
        <w:t>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5D027F" w:rsidRPr="008233AD">
        <w:rPr>
          <w:rFonts w:ascii="Times New Roman" w:hAnsi="Times New Roman" w:cs="Times New Roman"/>
          <w:sz w:val="22"/>
          <w:szCs w:val="22"/>
        </w:rPr>
        <w:t>s not the easy path, but it is the correct one.</w:t>
      </w:r>
    </w:p>
    <w:p w14:paraId="25A6F8FE" w14:textId="69A4F38A" w:rsidR="00763F3A" w:rsidRPr="008233AD" w:rsidRDefault="001F10BA" w:rsidP="00F97C2E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Rename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component</w:t>
      </w:r>
      <w:r w:rsidR="00484407" w:rsidRPr="008233AD">
        <w:rPr>
          <w:rFonts w:ascii="Times New Roman" w:hAnsi="Times New Roman" w:cs="Times New Roman"/>
          <w:sz w:val="22"/>
          <w:szCs w:val="22"/>
        </w:rPr>
        <w:t xml:space="preserve"> to the more general name </w:t>
      </w:r>
      <w:proofErr w:type="spellStart"/>
      <w:r w:rsidR="00484407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484407" w:rsidRPr="008233AD">
        <w:rPr>
          <w:rFonts w:ascii="Times New Roman" w:hAnsi="Times New Roman" w:cs="Times New Roman"/>
          <w:sz w:val="22"/>
          <w:szCs w:val="22"/>
        </w:rPr>
        <w:t>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84407" w:rsidRPr="008233AD">
        <w:rPr>
          <w:rFonts w:ascii="Times New Roman" w:hAnsi="Times New Roman" w:cs="Times New Roman"/>
          <w:sz w:val="22"/>
          <w:szCs w:val="22"/>
        </w:rPr>
        <w:t>You</w:t>
      </w:r>
      <w:r w:rsidR="00832022" w:rsidRPr="008233AD">
        <w:rPr>
          <w:rFonts w:ascii="Times New Roman" w:hAnsi="Times New Roman" w:cs="Times New Roman"/>
          <w:sz w:val="22"/>
          <w:szCs w:val="22"/>
        </w:rPr>
        <w:t xml:space="preserve"> need to change the component name, its file</w:t>
      </w:r>
      <w:r w:rsidR="00C87184">
        <w:rPr>
          <w:rFonts w:ascii="Times New Roman" w:hAnsi="Times New Roman" w:cs="Times New Roman"/>
          <w:sz w:val="22"/>
          <w:szCs w:val="22"/>
        </w:rPr>
        <w:t xml:space="preserve"> </w:t>
      </w:r>
      <w:r w:rsidR="00832022" w:rsidRPr="008233AD">
        <w:rPr>
          <w:rFonts w:ascii="Times New Roman" w:hAnsi="Times New Roman" w:cs="Times New Roman"/>
          <w:sz w:val="22"/>
          <w:szCs w:val="22"/>
        </w:rPr>
        <w:t>name, import statements</w:t>
      </w:r>
      <w:r w:rsidR="00EF7102" w:rsidRPr="008233AD">
        <w:rPr>
          <w:rFonts w:ascii="Times New Roman" w:hAnsi="Times New Roman" w:cs="Times New Roman"/>
          <w:sz w:val="22"/>
          <w:szCs w:val="22"/>
        </w:rPr>
        <w:t>,</w:t>
      </w:r>
      <w:r w:rsidR="00832022" w:rsidRPr="008233AD">
        <w:rPr>
          <w:rFonts w:ascii="Times New Roman" w:hAnsi="Times New Roman" w:cs="Times New Roman"/>
          <w:sz w:val="22"/>
          <w:szCs w:val="22"/>
        </w:rPr>
        <w:t xml:space="preserve"> and </w:t>
      </w:r>
      <w:r w:rsidR="00EF7102" w:rsidRPr="008233AD">
        <w:rPr>
          <w:rFonts w:ascii="Times New Roman" w:hAnsi="Times New Roman" w:cs="Times New Roman"/>
          <w:sz w:val="22"/>
          <w:szCs w:val="22"/>
        </w:rPr>
        <w:t xml:space="preserve">its </w:t>
      </w:r>
      <w:r w:rsidR="00832022" w:rsidRPr="008233AD">
        <w:rPr>
          <w:rFonts w:ascii="Times New Roman" w:hAnsi="Times New Roman" w:cs="Times New Roman"/>
          <w:sz w:val="22"/>
          <w:szCs w:val="22"/>
        </w:rPr>
        <w:t>use.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4F2D537" w14:textId="7B36F547" w:rsidR="00EF7102" w:rsidRPr="008233AD" w:rsidRDefault="000153E9" w:rsidP="00F97C2E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Next, modify the </w:t>
      </w:r>
      <w:r w:rsidR="00D021DC" w:rsidRPr="008233AD">
        <w:rPr>
          <w:rFonts w:ascii="Times New Roman" w:hAnsi="Times New Roman" w:cs="Times New Roman"/>
          <w:sz w:val="22"/>
          <w:szCs w:val="22"/>
        </w:rPr>
        <w:t xml:space="preserve">newly renamed </w:t>
      </w:r>
      <w:proofErr w:type="spellStart"/>
      <w:r w:rsidR="00D021DC" w:rsidRPr="008233AD">
        <w:rPr>
          <w:rFonts w:ascii="Times New Roman" w:hAnsi="Times New Roman" w:cs="Times New Roman"/>
          <w:sz w:val="22"/>
          <w:szCs w:val="22"/>
        </w:rPr>
        <w:t>Edit</w:t>
      </w:r>
      <w:r w:rsidRPr="008233AD">
        <w:rPr>
          <w:rFonts w:ascii="Times New Roman" w:hAnsi="Times New Roman" w:cs="Times New Roman"/>
          <w:sz w:val="22"/>
          <w:szCs w:val="22"/>
        </w:rPr>
        <w:t>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component.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Most of this is</w:t>
      </w:r>
      <w:r w:rsidR="00D41BCC" w:rsidRPr="008233AD">
        <w:rPr>
          <w:rFonts w:ascii="Times New Roman" w:hAnsi="Times New Roman" w:cs="Times New Roman"/>
          <w:sz w:val="22"/>
          <w:szCs w:val="22"/>
        </w:rPr>
        <w:t xml:space="preserve"> differentiating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D41BCC" w:rsidRPr="008233AD">
        <w:rPr>
          <w:rFonts w:ascii="Times New Roman" w:hAnsi="Times New Roman" w:cs="Times New Roman"/>
          <w:sz w:val="22"/>
          <w:szCs w:val="22"/>
        </w:rPr>
        <w:t>new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D41BCC" w:rsidRPr="008233AD">
        <w:rPr>
          <w:rFonts w:ascii="Times New Roman" w:hAnsi="Times New Roman" w:cs="Times New Roman"/>
          <w:sz w:val="22"/>
          <w:szCs w:val="22"/>
        </w:rPr>
        <w:t xml:space="preserve"> from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D41BCC" w:rsidRPr="008233AD">
        <w:rPr>
          <w:rFonts w:ascii="Times New Roman" w:hAnsi="Times New Roman" w:cs="Times New Roman"/>
          <w:sz w:val="22"/>
          <w:szCs w:val="22"/>
        </w:rPr>
        <w:t>edit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D41BCC" w:rsidRPr="008233AD">
        <w:rPr>
          <w:rFonts w:ascii="Times New Roman" w:hAnsi="Times New Roman" w:cs="Times New Roman"/>
          <w:sz w:val="22"/>
          <w:szCs w:val="22"/>
        </w:rPr>
        <w:t>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2803C5" w:rsidRPr="008233AD">
        <w:rPr>
          <w:rFonts w:ascii="Times New Roman" w:hAnsi="Times New Roman" w:cs="Times New Roman"/>
          <w:sz w:val="22"/>
          <w:szCs w:val="22"/>
        </w:rPr>
        <w:t xml:space="preserve">If an album is present in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2803C5" w:rsidRPr="008233AD">
        <w:rPr>
          <w:rFonts w:ascii="Times New Roman" w:hAnsi="Times New Roman" w:cs="Times New Roman"/>
          <w:sz w:val="22"/>
          <w:szCs w:val="22"/>
        </w:rPr>
        <w:t>props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2803C5" w:rsidRPr="008233AD">
        <w:rPr>
          <w:rFonts w:ascii="Times New Roman" w:hAnsi="Times New Roman" w:cs="Times New Roman"/>
          <w:sz w:val="22"/>
          <w:szCs w:val="22"/>
        </w:rPr>
        <w:t xml:space="preserve">, then </w:t>
      </w:r>
      <w:r w:rsidR="00D15EA1" w:rsidRPr="008233AD">
        <w:rPr>
          <w:rFonts w:ascii="Times New Roman" w:hAnsi="Times New Roman" w:cs="Times New Roman"/>
          <w:sz w:val="22"/>
          <w:szCs w:val="22"/>
        </w:rPr>
        <w:t>we are in edit album mode</w:t>
      </w:r>
      <w:r w:rsidR="00C87184">
        <w:rPr>
          <w:rFonts w:ascii="Times New Roman" w:hAnsi="Times New Roman" w:cs="Times New Roman"/>
          <w:sz w:val="22"/>
          <w:szCs w:val="22"/>
        </w:rPr>
        <w:t>;</w:t>
      </w:r>
      <w:r w:rsidR="00D15EA1" w:rsidRPr="008233AD">
        <w:rPr>
          <w:rFonts w:ascii="Times New Roman" w:hAnsi="Times New Roman" w:cs="Times New Roman"/>
          <w:sz w:val="22"/>
          <w:szCs w:val="22"/>
        </w:rPr>
        <w:t xml:space="preserve"> otherwise</w:t>
      </w:r>
      <w:r w:rsidR="0059575E" w:rsidRPr="008233AD">
        <w:rPr>
          <w:rFonts w:ascii="Times New Roman" w:hAnsi="Times New Roman" w:cs="Times New Roman"/>
          <w:sz w:val="22"/>
          <w:szCs w:val="22"/>
        </w:rPr>
        <w:t>,</w:t>
      </w:r>
      <w:r w:rsidR="00D15EA1" w:rsidRPr="008233AD">
        <w:rPr>
          <w:rFonts w:ascii="Times New Roman" w:hAnsi="Times New Roman" w:cs="Times New Roman"/>
          <w:sz w:val="22"/>
          <w:szCs w:val="22"/>
        </w:rPr>
        <w:t xml:space="preserve"> we are in new album mode.</w:t>
      </w:r>
    </w:p>
    <w:p w14:paraId="31A8C8E6" w14:textId="6E8C3010" w:rsidR="00AE526B" w:rsidRPr="008233AD" w:rsidRDefault="003A696A" w:rsidP="00F97C2E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131CBBA5" wp14:editId="30D75A41">
            <wp:extent cx="5486400" cy="33775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66" w14:textId="699D6BC0" w:rsidR="00D3147E" w:rsidRPr="008233AD" w:rsidRDefault="00F97C2E" w:rsidP="00F97C2E">
      <w:pPr>
        <w:spacing w:after="120"/>
        <w:ind w:left="360"/>
        <w:rPr>
          <w:rFonts w:ascii="Times New Roman" w:hAnsi="Times New Roman" w:cs="Times New Roman"/>
        </w:rPr>
      </w:pPr>
      <w:bookmarkStart w:id="59" w:name="_Hlk124162158"/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27 </w:t>
      </w:r>
      <w:bookmarkEnd w:id="59"/>
      <w:r w:rsidR="00626BFC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EditAlbum.js</w:t>
      </w:r>
    </w:p>
    <w:p w14:paraId="2643CD12" w14:textId="27F4F608" w:rsidR="0059575E" w:rsidRPr="008233AD" w:rsidRDefault="009D76AE" w:rsidP="00C5185C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When the form is submitted, the new and the </w:t>
      </w:r>
      <w:r w:rsidR="00F625B9" w:rsidRPr="008233AD">
        <w:rPr>
          <w:rFonts w:ascii="Times New Roman" w:hAnsi="Times New Roman" w:cs="Times New Roman"/>
          <w:sz w:val="22"/>
          <w:szCs w:val="22"/>
        </w:rPr>
        <w:t xml:space="preserve">edited 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album code </w:t>
      </w:r>
      <w:r w:rsidR="003C664A">
        <w:rPr>
          <w:rFonts w:ascii="Times New Roman" w:hAnsi="Times New Roman" w:cs="Times New Roman"/>
          <w:sz w:val="22"/>
          <w:szCs w:val="22"/>
        </w:rPr>
        <w:t>are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E30D26" w:rsidRPr="008233AD">
        <w:rPr>
          <w:rFonts w:ascii="Times New Roman" w:hAnsi="Times New Roman" w:cs="Times New Roman"/>
          <w:sz w:val="22"/>
          <w:szCs w:val="22"/>
        </w:rPr>
        <w:t>largely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 the same. When editing an album, the original album </w:t>
      </w:r>
      <w:r w:rsidR="003C664A">
        <w:rPr>
          <w:rFonts w:ascii="Times New Roman" w:hAnsi="Times New Roman" w:cs="Times New Roman"/>
          <w:sz w:val="22"/>
          <w:szCs w:val="22"/>
        </w:rPr>
        <w:t>ID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 must be maintained. </w:t>
      </w:r>
      <w:r w:rsidR="00C4192F" w:rsidRPr="008233AD">
        <w:rPr>
          <w:rFonts w:ascii="Times New Roman" w:hAnsi="Times New Roman" w:cs="Times New Roman"/>
          <w:sz w:val="22"/>
          <w:szCs w:val="22"/>
        </w:rPr>
        <w:t>Alternatively, w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hen creating a new album, the database assigns a primary key </w:t>
      </w:r>
      <w:r w:rsidR="003C664A">
        <w:rPr>
          <w:rFonts w:ascii="Times New Roman" w:hAnsi="Times New Roman" w:cs="Times New Roman"/>
          <w:sz w:val="22"/>
          <w:szCs w:val="22"/>
        </w:rPr>
        <w:t>that</w:t>
      </w:r>
      <w:r w:rsidR="003C664A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becomes the album </w:t>
      </w:r>
      <w:r w:rsidR="003C664A">
        <w:rPr>
          <w:rFonts w:ascii="Times New Roman" w:hAnsi="Times New Roman" w:cs="Times New Roman"/>
          <w:sz w:val="22"/>
          <w:szCs w:val="22"/>
        </w:rPr>
        <w:t>ID</w:t>
      </w:r>
      <w:r w:rsidR="00FC5DDC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6338BE6D" w14:textId="3ED3FD0E" w:rsidR="00FC5DDC" w:rsidRPr="008233AD" w:rsidRDefault="00463C3C" w:rsidP="00F97C2E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9FC8AB" wp14:editId="2AF4B209">
            <wp:extent cx="5486400" cy="2947035"/>
            <wp:effectExtent l="0" t="0" r="0" b="571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69FD" w14:textId="30EAF038" w:rsidR="0059575E" w:rsidRPr="008233AD" w:rsidRDefault="00F97C2E" w:rsidP="00F97C2E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28 </w:t>
      </w:r>
      <w:proofErr w:type="spellStart"/>
      <w:r w:rsidR="00D21B2D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handleFormSubmit</w:t>
      </w:r>
      <w:proofErr w:type="spellEnd"/>
    </w:p>
    <w:p w14:paraId="43FBC323" w14:textId="15754140" w:rsidR="0027499A" w:rsidRPr="008233AD" w:rsidRDefault="000A32EE" w:rsidP="00C5185C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Saving the album needs to </w:t>
      </w:r>
      <w:r w:rsidR="0027499A" w:rsidRPr="008233AD">
        <w:rPr>
          <w:rFonts w:ascii="Times New Roman" w:hAnsi="Times New Roman" w:cs="Times New Roman"/>
          <w:sz w:val="22"/>
          <w:szCs w:val="22"/>
        </w:rPr>
        <w:t xml:space="preserve">distinguish between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0F6249" w:rsidRPr="008233AD">
        <w:rPr>
          <w:rFonts w:ascii="Times New Roman" w:hAnsi="Times New Roman" w:cs="Times New Roman"/>
          <w:sz w:val="22"/>
          <w:szCs w:val="22"/>
        </w:rPr>
        <w:t>post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0F6249" w:rsidRPr="008233AD">
        <w:rPr>
          <w:rFonts w:ascii="Times New Roman" w:hAnsi="Times New Roman" w:cs="Times New Roman"/>
          <w:sz w:val="22"/>
          <w:szCs w:val="22"/>
        </w:rPr>
        <w:t xml:space="preserve"> and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0F6249" w:rsidRPr="008233AD">
        <w:rPr>
          <w:rFonts w:ascii="Times New Roman" w:hAnsi="Times New Roman" w:cs="Times New Roman"/>
          <w:sz w:val="22"/>
          <w:szCs w:val="22"/>
        </w:rPr>
        <w:t>put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0F6249" w:rsidRPr="008233AD">
        <w:rPr>
          <w:rFonts w:ascii="Times New Roman" w:hAnsi="Times New Roman" w:cs="Times New Roman"/>
          <w:sz w:val="22"/>
          <w:szCs w:val="22"/>
        </w:rPr>
        <w:t>.</w:t>
      </w:r>
      <w:r w:rsidR="003066EA" w:rsidRPr="008233AD">
        <w:rPr>
          <w:rFonts w:ascii="Times New Roman" w:hAnsi="Times New Roman" w:cs="Times New Roman"/>
          <w:sz w:val="22"/>
          <w:szCs w:val="22"/>
        </w:rPr>
        <w:t xml:space="preserve">  Recall that in a REST API</w:t>
      </w:r>
      <w:r w:rsidR="003742CC" w:rsidRPr="008233AD">
        <w:rPr>
          <w:rFonts w:ascii="Times New Roman" w:hAnsi="Times New Roman" w:cs="Times New Roman"/>
          <w:sz w:val="22"/>
          <w:szCs w:val="22"/>
        </w:rPr>
        <w:t>, POST is Create and PUT is Modify.</w:t>
      </w:r>
    </w:p>
    <w:p w14:paraId="4CAC67A1" w14:textId="145DF665" w:rsidR="000F6249" w:rsidRPr="008233AD" w:rsidRDefault="00035E1C" w:rsidP="0069690D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73C23B82" wp14:editId="21CFE0A0">
            <wp:extent cx="5486400" cy="1840230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8D83" w14:textId="361D8E3F" w:rsidR="00035E1C" w:rsidRPr="008233AD" w:rsidRDefault="00F97C2E" w:rsidP="0069690D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29 </w:t>
      </w:r>
      <w:proofErr w:type="spellStart"/>
      <w:r w:rsidR="004C64D7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saveAlbum</w:t>
      </w:r>
      <w:proofErr w:type="spellEnd"/>
    </w:p>
    <w:p w14:paraId="48E3DAFF" w14:textId="4330C3DA" w:rsidR="000F6249" w:rsidRPr="008233AD" w:rsidRDefault="00035E1C" w:rsidP="00C5185C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A small change for the </w:t>
      </w:r>
      <w:r w:rsidR="00891D28" w:rsidRPr="008233AD">
        <w:rPr>
          <w:rFonts w:ascii="Times New Roman" w:hAnsi="Times New Roman" w:cs="Times New Roman"/>
          <w:sz w:val="22"/>
          <w:szCs w:val="22"/>
        </w:rPr>
        <w:t>page title.</w:t>
      </w:r>
    </w:p>
    <w:p w14:paraId="77DB165D" w14:textId="1EAD3E72" w:rsidR="00891D28" w:rsidRPr="008233AD" w:rsidRDefault="003A2827" w:rsidP="0069690D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7741551B" wp14:editId="458F052F">
            <wp:extent cx="5486400" cy="83058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4FB5" w14:textId="39AA8111" w:rsidR="003A2827" w:rsidRPr="008233AD" w:rsidRDefault="00F97C2E" w:rsidP="0069690D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30 </w:t>
      </w:r>
      <w:r w:rsidR="00947674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Page Title Switch</w:t>
      </w:r>
    </w:p>
    <w:p w14:paraId="4F527650" w14:textId="1CADA2C9" w:rsidR="004444EF" w:rsidRPr="008233AD" w:rsidRDefault="004444EF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</w:rPr>
        <w:br w:type="page"/>
      </w:r>
    </w:p>
    <w:p w14:paraId="4C4AC452" w14:textId="77777777" w:rsidR="003A2827" w:rsidRPr="008233AD" w:rsidRDefault="003A2827" w:rsidP="00C5185C">
      <w:pPr>
        <w:pStyle w:val="ListParagraph"/>
        <w:spacing w:after="120"/>
        <w:contextualSpacing w:val="0"/>
        <w:rPr>
          <w:rFonts w:ascii="Times New Roman" w:hAnsi="Times New Roman" w:cs="Times New Roman"/>
        </w:rPr>
      </w:pPr>
    </w:p>
    <w:p w14:paraId="51EF053F" w14:textId="67412CDC" w:rsidR="00444D58" w:rsidRPr="008233AD" w:rsidRDefault="004E401B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That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s it for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>.</w:t>
      </w:r>
      <w:r w:rsidR="0069690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We </w:t>
      </w:r>
      <w:r w:rsidR="00D877D5" w:rsidRPr="008233AD">
        <w:rPr>
          <w:rFonts w:ascii="Times New Roman" w:hAnsi="Times New Roman" w:cs="Times New Roman"/>
          <w:sz w:val="22"/>
          <w:szCs w:val="22"/>
        </w:rPr>
        <w:t>have seen t</w:t>
      </w:r>
      <w:r w:rsidR="00B5236F" w:rsidRPr="008233AD">
        <w:rPr>
          <w:rFonts w:ascii="Times New Roman" w:hAnsi="Times New Roman" w:cs="Times New Roman"/>
          <w:sz w:val="22"/>
          <w:szCs w:val="22"/>
        </w:rPr>
        <w:t>w</w:t>
      </w:r>
      <w:r w:rsidR="00D877D5" w:rsidRPr="008233AD">
        <w:rPr>
          <w:rFonts w:ascii="Times New Roman" w:hAnsi="Times New Roman" w:cs="Times New Roman"/>
          <w:sz w:val="22"/>
          <w:szCs w:val="22"/>
        </w:rPr>
        <w:t xml:space="preserve">o </w:t>
      </w:r>
      <w:r w:rsidR="00B5236F" w:rsidRPr="008233AD">
        <w:rPr>
          <w:rFonts w:ascii="Times New Roman" w:hAnsi="Times New Roman" w:cs="Times New Roman"/>
          <w:sz w:val="22"/>
          <w:szCs w:val="22"/>
        </w:rPr>
        <w:t>props objects</w:t>
      </w:r>
      <w:r w:rsidR="00AB0D96" w:rsidRPr="008233AD">
        <w:rPr>
          <w:rFonts w:ascii="Times New Roman" w:hAnsi="Times New Roman" w:cs="Times New Roman"/>
          <w:sz w:val="22"/>
          <w:szCs w:val="22"/>
        </w:rPr>
        <w:t xml:space="preserve"> used in </w:t>
      </w:r>
      <w:proofErr w:type="spellStart"/>
      <w:r w:rsidR="00AB0D96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AB0D96" w:rsidRPr="008233AD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="00CE2991" w:rsidRPr="008233AD">
        <w:rPr>
          <w:rFonts w:ascii="Times New Roman" w:hAnsi="Times New Roman" w:cs="Times New Roman"/>
          <w:sz w:val="22"/>
          <w:szCs w:val="22"/>
        </w:rPr>
        <w:t>props.album</w:t>
      </w:r>
      <w:proofErr w:type="spellEnd"/>
      <w:r w:rsidR="00CE299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304D8" w:rsidRPr="008233AD">
        <w:rPr>
          <w:rFonts w:ascii="Times New Roman" w:hAnsi="Times New Roman" w:cs="Times New Roman"/>
          <w:sz w:val="22"/>
          <w:szCs w:val="22"/>
        </w:rPr>
        <w:t xml:space="preserve">(new: added for editing) </w:t>
      </w:r>
      <w:r w:rsidR="00CE2991" w:rsidRPr="008233AD">
        <w:rPr>
          <w:rFonts w:ascii="Times New Roman" w:hAnsi="Times New Roman" w:cs="Times New Roman"/>
          <w:sz w:val="22"/>
          <w:szCs w:val="22"/>
        </w:rPr>
        <w:t xml:space="preserve">and </w:t>
      </w:r>
      <w:proofErr w:type="spellStart"/>
      <w:r w:rsidR="00CE2991" w:rsidRPr="008233AD">
        <w:rPr>
          <w:rFonts w:ascii="Times New Roman" w:hAnsi="Times New Roman" w:cs="Times New Roman"/>
          <w:sz w:val="22"/>
          <w:szCs w:val="22"/>
        </w:rPr>
        <w:t>props.onEditAlbum</w:t>
      </w:r>
      <w:proofErr w:type="spellEnd"/>
      <w:r w:rsidR="004304D8" w:rsidRPr="008233AD">
        <w:rPr>
          <w:rFonts w:ascii="Times New Roman" w:hAnsi="Times New Roman" w:cs="Times New Roman"/>
          <w:sz w:val="22"/>
          <w:szCs w:val="22"/>
        </w:rPr>
        <w:t xml:space="preserve"> (</w:t>
      </w:r>
      <w:r w:rsidR="00FB3518" w:rsidRPr="008233AD">
        <w:rPr>
          <w:rFonts w:ascii="Times New Roman" w:hAnsi="Times New Roman" w:cs="Times New Roman"/>
          <w:sz w:val="22"/>
          <w:szCs w:val="22"/>
        </w:rPr>
        <w:t xml:space="preserve">existing: renamed from </w:t>
      </w:r>
      <w:proofErr w:type="spellStart"/>
      <w:r w:rsidR="00FB3518" w:rsidRPr="008233AD">
        <w:rPr>
          <w:rFonts w:ascii="Times New Roman" w:hAnsi="Times New Roman" w:cs="Times New Roman"/>
          <w:sz w:val="22"/>
          <w:szCs w:val="22"/>
        </w:rPr>
        <w:t>onNewAlbum</w:t>
      </w:r>
      <w:proofErr w:type="spellEnd"/>
      <w:r w:rsidR="00FB3518" w:rsidRPr="008233AD">
        <w:rPr>
          <w:rFonts w:ascii="Times New Roman" w:hAnsi="Times New Roman" w:cs="Times New Roman"/>
          <w:sz w:val="22"/>
          <w:szCs w:val="22"/>
        </w:rPr>
        <w:t>).</w:t>
      </w:r>
      <w:r w:rsidR="0069690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B3518" w:rsidRPr="008233AD">
        <w:rPr>
          <w:rFonts w:ascii="Times New Roman" w:hAnsi="Times New Roman" w:cs="Times New Roman"/>
          <w:sz w:val="22"/>
          <w:szCs w:val="22"/>
        </w:rPr>
        <w:t xml:space="preserve">Since the parent of </w:t>
      </w:r>
      <w:proofErr w:type="spellStart"/>
      <w:r w:rsidR="00FB3518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FB3518" w:rsidRPr="008233AD">
        <w:rPr>
          <w:rFonts w:ascii="Times New Roman" w:hAnsi="Times New Roman" w:cs="Times New Roman"/>
          <w:sz w:val="22"/>
          <w:szCs w:val="22"/>
        </w:rPr>
        <w:t xml:space="preserve"> is App.js, we will next examine that component to see how those </w:t>
      </w:r>
      <w:r w:rsidR="00373E59" w:rsidRPr="008233AD">
        <w:rPr>
          <w:rFonts w:ascii="Times New Roman" w:hAnsi="Times New Roman" w:cs="Times New Roman"/>
          <w:sz w:val="22"/>
          <w:szCs w:val="22"/>
        </w:rPr>
        <w:t xml:space="preserve">props objects are </w:t>
      </w:r>
      <w:r w:rsidR="00DA540C" w:rsidRPr="008233AD">
        <w:rPr>
          <w:rFonts w:ascii="Times New Roman" w:hAnsi="Times New Roman" w:cs="Times New Roman"/>
          <w:sz w:val="22"/>
          <w:szCs w:val="22"/>
        </w:rPr>
        <w:t xml:space="preserve">set up for </w:t>
      </w:r>
      <w:proofErr w:type="spellStart"/>
      <w:r w:rsidR="00DA540C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373E59" w:rsidRPr="008233AD">
        <w:rPr>
          <w:rFonts w:ascii="Times New Roman" w:hAnsi="Times New Roman" w:cs="Times New Roman"/>
          <w:sz w:val="22"/>
          <w:szCs w:val="22"/>
        </w:rPr>
        <w:t>.</w:t>
      </w:r>
      <w:r w:rsidR="0069690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D77DF6" w:rsidRPr="008233AD">
        <w:rPr>
          <w:rFonts w:ascii="Times New Roman" w:hAnsi="Times New Roman" w:cs="Times New Roman"/>
          <w:sz w:val="22"/>
          <w:szCs w:val="22"/>
        </w:rPr>
        <w:t>We will also look at the flow through the application.</w:t>
      </w:r>
    </w:p>
    <w:p w14:paraId="0698F984" w14:textId="5C08A367" w:rsidR="002B1E43" w:rsidRPr="008233AD" w:rsidRDefault="00137F5E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6A0965E" wp14:editId="7423DFFF">
            <wp:extent cx="5761873" cy="2790908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7350" cy="28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1514" w14:textId="32DB6322" w:rsidR="00FE719C" w:rsidRPr="008233AD" w:rsidRDefault="00FE719C" w:rsidP="000B6EAB">
      <w:pPr>
        <w:spacing w:after="120"/>
        <w:rPr>
          <w:rFonts w:ascii="Times New Roman" w:hAnsi="Times New Roman" w:cs="Times New Roman"/>
          <w:sz w:val="20"/>
          <w:szCs w:val="20"/>
        </w:rPr>
      </w:pPr>
      <w:bookmarkStart w:id="60" w:name="_Hlk124162339"/>
      <w:r w:rsidRPr="008233AD">
        <w:rPr>
          <w:rFonts w:ascii="Times New Roman" w:hAnsi="Times New Roman" w:cs="Times New Roman"/>
          <w:sz w:val="20"/>
          <w:szCs w:val="20"/>
        </w:rPr>
        <w:t xml:space="preserve">Figure 31 </w:t>
      </w:r>
      <w:r w:rsidR="00751247" w:rsidRPr="008233AD">
        <w:rPr>
          <w:rFonts w:ascii="Times New Roman" w:hAnsi="Times New Roman" w:cs="Times New Roman"/>
          <w:i/>
          <w:iCs/>
          <w:sz w:val="20"/>
          <w:szCs w:val="20"/>
        </w:rPr>
        <w:t>App.js</w:t>
      </w:r>
    </w:p>
    <w:bookmarkEnd w:id="60"/>
    <w:p w14:paraId="421E3A41" w14:textId="3BE6A93B" w:rsidR="004444EF" w:rsidRPr="008233AD" w:rsidRDefault="00C92929" w:rsidP="000B6EAB">
      <w:pPr>
        <w:spacing w:after="120"/>
        <w:rPr>
          <w:rFonts w:ascii="Times New Roman" w:hAnsi="Times New Roman" w:cs="Times New Roman"/>
          <w:i/>
          <w:iCs/>
        </w:rPr>
      </w:pPr>
      <w:r w:rsidRPr="008233AD">
        <w:rPr>
          <w:rFonts w:ascii="Times New Roman" w:hAnsi="Times New Roman" w:cs="Times New Roman"/>
          <w:i/>
          <w:iCs/>
        </w:rPr>
        <w:t>Line 60</w:t>
      </w:r>
    </w:p>
    <w:p w14:paraId="37475236" w14:textId="2F1ECF14" w:rsidR="00C92929" w:rsidRPr="008233AD" w:rsidRDefault="00952A86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name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C92929" w:rsidRPr="008233AD">
        <w:rPr>
          <w:rFonts w:ascii="Times New Roman" w:hAnsi="Times New Roman" w:cs="Times New Roman"/>
          <w:sz w:val="22"/>
          <w:szCs w:val="22"/>
        </w:rPr>
        <w:t>onEditAlbum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is changed from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onNewAlbum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801CF5" w:rsidRPr="008233AD">
        <w:rPr>
          <w:rFonts w:ascii="Times New Roman" w:hAnsi="Times New Roman" w:cs="Times New Roman"/>
          <w:sz w:val="22"/>
          <w:szCs w:val="22"/>
        </w:rPr>
        <w:t>Otherwise,</w:t>
      </w:r>
      <w:r w:rsidRPr="008233AD">
        <w:rPr>
          <w:rFonts w:ascii="Times New Roman" w:hAnsi="Times New Roman" w:cs="Times New Roman"/>
          <w:sz w:val="22"/>
          <w:szCs w:val="22"/>
        </w:rPr>
        <w:t xml:space="preserve"> no change.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It </w:t>
      </w:r>
      <w:r w:rsidR="003F76A6" w:rsidRPr="008233AD">
        <w:rPr>
          <w:rFonts w:ascii="Times New Roman" w:hAnsi="Times New Roman" w:cs="Times New Roman"/>
          <w:sz w:val="22"/>
          <w:szCs w:val="22"/>
        </w:rPr>
        <w:t>updates the list of albums from the database and navigates to the root of the application.</w:t>
      </w:r>
    </w:p>
    <w:p w14:paraId="244B2198" w14:textId="216C1E38" w:rsidR="000525F2" w:rsidRPr="008233AD" w:rsidRDefault="006963F7" w:rsidP="000B6EAB">
      <w:pPr>
        <w:spacing w:after="120"/>
        <w:rPr>
          <w:rFonts w:ascii="Times New Roman" w:hAnsi="Times New Roman" w:cs="Times New Roman"/>
          <w:i/>
          <w:iCs/>
        </w:rPr>
      </w:pPr>
      <w:r w:rsidRPr="008233AD">
        <w:rPr>
          <w:rFonts w:ascii="Times New Roman" w:hAnsi="Times New Roman" w:cs="Times New Roman"/>
          <w:i/>
          <w:iCs/>
        </w:rPr>
        <w:t xml:space="preserve">Line </w:t>
      </w:r>
      <w:r w:rsidR="009D0AE6" w:rsidRPr="008233AD">
        <w:rPr>
          <w:rFonts w:ascii="Times New Roman" w:hAnsi="Times New Roman" w:cs="Times New Roman"/>
          <w:i/>
          <w:iCs/>
        </w:rPr>
        <w:t>76</w:t>
      </w:r>
    </w:p>
    <w:p w14:paraId="05ED0B98" w14:textId="54FCCB34" w:rsidR="009D0AE6" w:rsidRPr="008233AD" w:rsidRDefault="00C738BE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9D0AE6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9D0AE6" w:rsidRPr="008233AD">
        <w:rPr>
          <w:rFonts w:ascii="Times New Roman" w:hAnsi="Times New Roman" w:cs="Times New Roman"/>
          <w:sz w:val="22"/>
          <w:szCs w:val="22"/>
        </w:rPr>
        <w:t xml:space="preserve"> is specified for </w:t>
      </w:r>
      <w:proofErr w:type="spellStart"/>
      <w:r w:rsidR="009D0AE6" w:rsidRPr="008233AD">
        <w:rPr>
          <w:rFonts w:ascii="Times New Roman" w:hAnsi="Times New Roman" w:cs="Times New Roman"/>
          <w:sz w:val="22"/>
          <w:szCs w:val="22"/>
        </w:rPr>
        <w:t>SearchAlbum</w:t>
      </w:r>
      <w:proofErr w:type="spellEnd"/>
      <w:r w:rsidR="009D0AE6" w:rsidRPr="008233AD">
        <w:rPr>
          <w:rFonts w:ascii="Times New Roman" w:hAnsi="Times New Roman" w:cs="Times New Roman"/>
          <w:sz w:val="22"/>
          <w:szCs w:val="22"/>
        </w:rPr>
        <w:t>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9D0AE6" w:rsidRPr="008233AD">
        <w:rPr>
          <w:rFonts w:ascii="Times New Roman" w:hAnsi="Times New Roman" w:cs="Times New Roman"/>
          <w:sz w:val="22"/>
          <w:szCs w:val="22"/>
        </w:rPr>
        <w:t xml:space="preserve">This </w:t>
      </w:r>
      <w:r w:rsidR="00D17939" w:rsidRPr="008233AD">
        <w:rPr>
          <w:rFonts w:ascii="Times New Roman" w:hAnsi="Times New Roman" w:cs="Times New Roman"/>
          <w:sz w:val="22"/>
          <w:szCs w:val="22"/>
        </w:rPr>
        <w:t>element is not changed, but it is important to note.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D17939" w:rsidRPr="008233AD">
        <w:rPr>
          <w:rFonts w:ascii="Times New Roman" w:hAnsi="Times New Roman" w:cs="Times New Roman"/>
          <w:sz w:val="22"/>
          <w:szCs w:val="22"/>
        </w:rPr>
        <w:t xml:space="preserve">We will discuss </w:t>
      </w:r>
      <w:proofErr w:type="spellStart"/>
      <w:r w:rsidR="00D17939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="00D17939" w:rsidRPr="008233AD">
        <w:rPr>
          <w:rFonts w:ascii="Times New Roman" w:hAnsi="Times New Roman" w:cs="Times New Roman"/>
          <w:sz w:val="22"/>
          <w:szCs w:val="22"/>
        </w:rPr>
        <w:t xml:space="preserve"> in the next section.</w:t>
      </w:r>
    </w:p>
    <w:p w14:paraId="512D3193" w14:textId="12E19D30" w:rsidR="000525F2" w:rsidRPr="008233AD" w:rsidRDefault="000525F2" w:rsidP="000B6EAB">
      <w:pPr>
        <w:spacing w:after="120"/>
        <w:rPr>
          <w:rFonts w:ascii="Times New Roman" w:hAnsi="Times New Roman" w:cs="Times New Roman"/>
          <w:i/>
          <w:iCs/>
        </w:rPr>
      </w:pPr>
      <w:r w:rsidRPr="008233AD">
        <w:rPr>
          <w:rFonts w:ascii="Times New Roman" w:hAnsi="Times New Roman" w:cs="Times New Roman"/>
          <w:i/>
          <w:iCs/>
        </w:rPr>
        <w:t>Lines 80 and 81</w:t>
      </w:r>
    </w:p>
    <w:p w14:paraId="6BB3C2A9" w14:textId="6914B724" w:rsidR="000525F2" w:rsidRPr="008233AD" w:rsidRDefault="0039105E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Line 80 </w:t>
      </w:r>
      <w:r w:rsidR="00A4146D" w:rsidRPr="008233AD">
        <w:rPr>
          <w:rFonts w:ascii="Times New Roman" w:hAnsi="Times New Roman" w:cs="Times New Roman"/>
          <w:sz w:val="22"/>
          <w:szCs w:val="22"/>
        </w:rPr>
        <w:t>has the component name change only.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A4146D" w:rsidRPr="008233AD">
        <w:rPr>
          <w:rFonts w:ascii="Times New Roman" w:hAnsi="Times New Roman" w:cs="Times New Roman"/>
          <w:sz w:val="22"/>
          <w:szCs w:val="22"/>
        </w:rPr>
        <w:t>Line 81 is new for the edit album.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A4146D" w:rsidRPr="008233AD">
        <w:rPr>
          <w:rFonts w:ascii="Times New Roman" w:hAnsi="Times New Roman" w:cs="Times New Roman"/>
          <w:sz w:val="22"/>
          <w:szCs w:val="22"/>
        </w:rPr>
        <w:t xml:space="preserve">It uses the same </w:t>
      </w:r>
      <w:r w:rsidR="00F52D93" w:rsidRPr="008233AD">
        <w:rPr>
          <w:rFonts w:ascii="Times New Roman" w:hAnsi="Times New Roman" w:cs="Times New Roman"/>
          <w:sz w:val="22"/>
          <w:szCs w:val="22"/>
        </w:rPr>
        <w:t>component (</w:t>
      </w:r>
      <w:proofErr w:type="spellStart"/>
      <w:r w:rsidR="00F52D93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F52D93" w:rsidRPr="008233AD">
        <w:rPr>
          <w:rFonts w:ascii="Times New Roman" w:hAnsi="Times New Roman" w:cs="Times New Roman"/>
          <w:sz w:val="22"/>
          <w:szCs w:val="22"/>
        </w:rPr>
        <w:t xml:space="preserve">) and </w:t>
      </w:r>
      <w:r w:rsidR="00A4146D" w:rsidRPr="008233AD">
        <w:rPr>
          <w:rFonts w:ascii="Times New Roman" w:hAnsi="Times New Roman" w:cs="Times New Roman"/>
          <w:sz w:val="22"/>
          <w:szCs w:val="22"/>
        </w:rPr>
        <w:t>callback</w:t>
      </w:r>
      <w:r w:rsidR="00F52D93" w:rsidRPr="008233A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="00F52D93" w:rsidRPr="008233AD">
        <w:rPr>
          <w:rFonts w:ascii="Times New Roman" w:hAnsi="Times New Roman" w:cs="Times New Roman"/>
          <w:sz w:val="22"/>
          <w:szCs w:val="22"/>
        </w:rPr>
        <w:t>onEditAlbum</w:t>
      </w:r>
      <w:proofErr w:type="spellEnd"/>
      <w:r w:rsidR="00F52D93" w:rsidRPr="008233AD">
        <w:rPr>
          <w:rFonts w:ascii="Times New Roman" w:hAnsi="Times New Roman" w:cs="Times New Roman"/>
          <w:sz w:val="22"/>
          <w:szCs w:val="22"/>
        </w:rPr>
        <w:t>)</w:t>
      </w:r>
      <w:r w:rsidR="00A4146D" w:rsidRPr="008233AD">
        <w:rPr>
          <w:rFonts w:ascii="Times New Roman" w:hAnsi="Times New Roman" w:cs="Times New Roman"/>
          <w:sz w:val="22"/>
          <w:szCs w:val="22"/>
        </w:rPr>
        <w:t>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A4146D" w:rsidRPr="008233AD">
        <w:rPr>
          <w:rFonts w:ascii="Times New Roman" w:hAnsi="Times New Roman" w:cs="Times New Roman"/>
          <w:sz w:val="22"/>
          <w:szCs w:val="22"/>
        </w:rPr>
        <w:t xml:space="preserve">It also </w:t>
      </w:r>
      <w:r w:rsidR="00AE318E" w:rsidRPr="008233AD">
        <w:rPr>
          <w:rFonts w:ascii="Times New Roman" w:hAnsi="Times New Roman" w:cs="Times New Roman"/>
          <w:sz w:val="22"/>
          <w:szCs w:val="22"/>
        </w:rPr>
        <w:t>provid</w:t>
      </w:r>
      <w:r w:rsidR="00ED1CBE" w:rsidRPr="008233AD">
        <w:rPr>
          <w:rFonts w:ascii="Times New Roman" w:hAnsi="Times New Roman" w:cs="Times New Roman"/>
          <w:sz w:val="22"/>
          <w:szCs w:val="22"/>
        </w:rPr>
        <w:t>es</w:t>
      </w:r>
      <w:r w:rsidR="00A4146D" w:rsidRPr="008233AD">
        <w:rPr>
          <w:rFonts w:ascii="Times New Roman" w:hAnsi="Times New Roman" w:cs="Times New Roman"/>
          <w:sz w:val="22"/>
          <w:szCs w:val="22"/>
        </w:rPr>
        <w:t xml:space="preserve"> in the album </w:t>
      </w:r>
      <w:r w:rsidR="00ED1CBE" w:rsidRPr="008233AD">
        <w:rPr>
          <w:rFonts w:ascii="Times New Roman" w:hAnsi="Times New Roman" w:cs="Times New Roman"/>
          <w:sz w:val="22"/>
          <w:szCs w:val="22"/>
        </w:rPr>
        <w:t>attribute the</w:t>
      </w:r>
      <w:r w:rsidR="0056198C" w:rsidRPr="008233AD">
        <w:rPr>
          <w:rFonts w:ascii="Times New Roman" w:hAnsi="Times New Roman" w:cs="Times New Roman"/>
          <w:sz w:val="22"/>
          <w:szCs w:val="22"/>
        </w:rPr>
        <w:t xml:space="preserve"> specific </w:t>
      </w:r>
      <w:r w:rsidR="00ED1CBE" w:rsidRPr="008233AD">
        <w:rPr>
          <w:rFonts w:ascii="Times New Roman" w:hAnsi="Times New Roman" w:cs="Times New Roman"/>
          <w:sz w:val="22"/>
          <w:szCs w:val="22"/>
        </w:rPr>
        <w:t>album to be edited.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6198C" w:rsidRPr="008233AD">
        <w:rPr>
          <w:rFonts w:ascii="Times New Roman" w:hAnsi="Times New Roman" w:cs="Times New Roman"/>
          <w:sz w:val="22"/>
          <w:szCs w:val="22"/>
        </w:rPr>
        <w:t xml:space="preserve">This mechanism </w:t>
      </w:r>
      <w:r w:rsidR="001E5230" w:rsidRPr="008233AD">
        <w:rPr>
          <w:rFonts w:ascii="Times New Roman" w:hAnsi="Times New Roman" w:cs="Times New Roman"/>
          <w:sz w:val="22"/>
          <w:szCs w:val="22"/>
        </w:rPr>
        <w:t>is identical to the</w:t>
      </w:r>
      <w:r w:rsidR="00F4529A" w:rsidRPr="008233AD">
        <w:rPr>
          <w:rFonts w:ascii="Times New Roman" w:hAnsi="Times New Roman" w:cs="Times New Roman"/>
          <w:sz w:val="22"/>
          <w:szCs w:val="22"/>
        </w:rPr>
        <w:t xml:space="preserve"> one</w:t>
      </w:r>
      <w:r w:rsidR="001E5230" w:rsidRPr="008233AD">
        <w:rPr>
          <w:rFonts w:ascii="Times New Roman" w:hAnsi="Times New Roman" w:cs="Times New Roman"/>
          <w:sz w:val="22"/>
          <w:szCs w:val="22"/>
        </w:rPr>
        <w:t xml:space="preserve"> previously developed </w:t>
      </w:r>
      <w:r w:rsidR="00B65390" w:rsidRPr="008233AD">
        <w:rPr>
          <w:rFonts w:ascii="Times New Roman" w:hAnsi="Times New Roman" w:cs="Times New Roman"/>
          <w:sz w:val="22"/>
          <w:szCs w:val="22"/>
        </w:rPr>
        <w:t xml:space="preserve">for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1E5230" w:rsidRPr="008233AD">
        <w:rPr>
          <w:rFonts w:ascii="Times New Roman" w:hAnsi="Times New Roman" w:cs="Times New Roman"/>
          <w:sz w:val="22"/>
          <w:szCs w:val="22"/>
        </w:rPr>
        <w:t>One</w:t>
      </w:r>
      <w:r w:rsidR="00B65390" w:rsidRPr="008233AD">
        <w:rPr>
          <w:rFonts w:ascii="Times New Roman" w:hAnsi="Times New Roman" w:cs="Times New Roman"/>
          <w:sz w:val="22"/>
          <w:szCs w:val="22"/>
        </w:rPr>
        <w:t>Album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B65390" w:rsidRPr="008233AD">
        <w:rPr>
          <w:rFonts w:ascii="Times New Roman" w:hAnsi="Times New Roman" w:cs="Times New Roman"/>
          <w:sz w:val="22"/>
          <w:szCs w:val="22"/>
        </w:rPr>
        <w:t xml:space="preserve"> on line 82</w:t>
      </w:r>
      <w:r w:rsidR="002922BE" w:rsidRPr="008233AD">
        <w:rPr>
          <w:rFonts w:ascii="Times New Roman" w:hAnsi="Times New Roman" w:cs="Times New Roman"/>
          <w:sz w:val="22"/>
          <w:szCs w:val="22"/>
        </w:rPr>
        <w:t>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D18824D" w14:textId="78B1A19B" w:rsidR="002922BE" w:rsidRPr="008233AD" w:rsidRDefault="007E51F6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edit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or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show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path is </w:t>
      </w:r>
      <w:r w:rsidR="002922BE" w:rsidRPr="008233AD">
        <w:rPr>
          <w:rFonts w:ascii="Times New Roman" w:hAnsi="Times New Roman" w:cs="Times New Roman"/>
          <w:sz w:val="22"/>
          <w:szCs w:val="22"/>
        </w:rPr>
        <w:t xml:space="preserve">determined by the </w:t>
      </w:r>
      <w:proofErr w:type="spellStart"/>
      <w:r w:rsidR="002922BE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="002922BE" w:rsidRPr="008233AD">
        <w:rPr>
          <w:rFonts w:ascii="Times New Roman" w:hAnsi="Times New Roman" w:cs="Times New Roman"/>
          <w:sz w:val="22"/>
          <w:szCs w:val="22"/>
        </w:rPr>
        <w:t xml:space="preserve"> metho</w:t>
      </w:r>
      <w:r w:rsidR="00F4529A" w:rsidRPr="008233AD">
        <w:rPr>
          <w:rFonts w:ascii="Times New Roman" w:hAnsi="Times New Roman" w:cs="Times New Roman"/>
          <w:sz w:val="22"/>
          <w:szCs w:val="22"/>
        </w:rPr>
        <w:t>d</w:t>
      </w:r>
      <w:r w:rsidR="000E4BE8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14CDEC03" w14:textId="77777777" w:rsidR="000B6EAB" w:rsidRPr="008233AD" w:rsidRDefault="000B6EA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8233AD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836D999" w14:textId="59B32F56" w:rsidR="000E4BE8" w:rsidRPr="008233AD" w:rsidRDefault="000E4BE8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2BCDAF" wp14:editId="0D7E8B71">
            <wp:extent cx="5372100" cy="24003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60D8" w14:textId="15C2D1F4" w:rsidR="000E4BE8" w:rsidRPr="008233AD" w:rsidRDefault="00287B71" w:rsidP="00CC3BD8">
      <w:pPr>
        <w:spacing w:after="120"/>
        <w:rPr>
          <w:rFonts w:ascii="Times New Roman" w:hAnsi="Times New Roman" w:cs="Times New Roman"/>
          <w:sz w:val="20"/>
          <w:szCs w:val="20"/>
        </w:rPr>
      </w:pPr>
      <w:r w:rsidRPr="008233AD">
        <w:rPr>
          <w:rFonts w:ascii="Times New Roman" w:hAnsi="Times New Roman" w:cs="Times New Roman"/>
          <w:sz w:val="20"/>
          <w:szCs w:val="20"/>
        </w:rPr>
        <w:t xml:space="preserve">Figure 32 </w:t>
      </w:r>
      <w:r w:rsidR="00751247" w:rsidRPr="008233AD">
        <w:rPr>
          <w:rFonts w:ascii="Times New Roman" w:hAnsi="Times New Roman" w:cs="Times New Roman"/>
          <w:i/>
          <w:iCs/>
          <w:sz w:val="20"/>
          <w:szCs w:val="20"/>
        </w:rPr>
        <w:t>App.js</w:t>
      </w:r>
    </w:p>
    <w:p w14:paraId="75669066" w14:textId="608327F4" w:rsidR="003A351B" w:rsidRPr="008233AD" w:rsidRDefault="00C738BE" w:rsidP="00850144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8853D2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8853D2" w:rsidRPr="008233AD">
        <w:rPr>
          <w:rFonts w:ascii="Times New Roman" w:hAnsi="Times New Roman" w:cs="Times New Roman"/>
          <w:sz w:val="22"/>
          <w:szCs w:val="22"/>
        </w:rPr>
        <w:t xml:space="preserve"> is updated with a </w:t>
      </w:r>
      <w:r w:rsidR="00FB3044">
        <w:rPr>
          <w:rFonts w:ascii="Times New Roman" w:hAnsi="Times New Roman" w:cs="Times New Roman"/>
          <w:sz w:val="22"/>
          <w:szCs w:val="22"/>
        </w:rPr>
        <w:t>URI</w:t>
      </w:r>
      <w:r w:rsidR="00FB304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8853D2" w:rsidRPr="008233AD">
        <w:rPr>
          <w:rFonts w:ascii="Times New Roman" w:hAnsi="Times New Roman" w:cs="Times New Roman"/>
          <w:sz w:val="22"/>
          <w:szCs w:val="22"/>
        </w:rPr>
        <w:t xml:space="preserve">in the parameter.  It is this </w:t>
      </w:r>
      <w:r w:rsidR="00FB3044">
        <w:rPr>
          <w:rFonts w:ascii="Times New Roman" w:hAnsi="Times New Roman" w:cs="Times New Roman"/>
          <w:sz w:val="22"/>
          <w:szCs w:val="22"/>
        </w:rPr>
        <w:t>URI</w:t>
      </w:r>
      <w:r w:rsidR="008853D2" w:rsidRPr="008233AD">
        <w:rPr>
          <w:rFonts w:ascii="Times New Roman" w:hAnsi="Times New Roman" w:cs="Times New Roman"/>
          <w:sz w:val="22"/>
          <w:szCs w:val="22"/>
        </w:rPr>
        <w:t xml:space="preserve"> that determines </w:t>
      </w:r>
      <w:r w:rsidR="00AA489B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261CD" w:rsidRPr="008233AD">
        <w:rPr>
          <w:rFonts w:ascii="Times New Roman" w:hAnsi="Times New Roman" w:cs="Times New Roman"/>
          <w:sz w:val="22"/>
          <w:szCs w:val="22"/>
        </w:rPr>
        <w:t>edit</w:t>
      </w:r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261CD" w:rsidRPr="008233AD">
        <w:rPr>
          <w:rFonts w:ascii="Times New Roman" w:hAnsi="Times New Roman" w:cs="Times New Roman"/>
          <w:sz w:val="22"/>
          <w:szCs w:val="22"/>
        </w:rPr>
        <w:t xml:space="preserve"> or</w:t>
      </w:r>
      <w:r w:rsidR="00F119CC" w:rsidRPr="008233AD">
        <w:rPr>
          <w:rFonts w:ascii="Times New Roman" w:hAnsi="Times New Roman" w:cs="Times New Roman"/>
          <w:sz w:val="22"/>
          <w:szCs w:val="22"/>
        </w:rPr>
        <w:t xml:space="preserve"> the</w:t>
      </w:r>
      <w:r w:rsidR="00D261C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261CD" w:rsidRPr="008233AD">
        <w:rPr>
          <w:rFonts w:ascii="Times New Roman" w:hAnsi="Times New Roman" w:cs="Times New Roman"/>
          <w:sz w:val="22"/>
          <w:szCs w:val="22"/>
        </w:rPr>
        <w:t>show</w:t>
      </w:r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261CD" w:rsidRPr="008233AD">
        <w:rPr>
          <w:rFonts w:ascii="Times New Roman" w:hAnsi="Times New Roman" w:cs="Times New Roman"/>
          <w:sz w:val="22"/>
          <w:szCs w:val="22"/>
        </w:rPr>
        <w:t xml:space="preserve"> path.</w:t>
      </w:r>
      <w:r w:rsidR="00855816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119CC" w:rsidRPr="008233AD">
        <w:rPr>
          <w:rFonts w:ascii="Times New Roman" w:hAnsi="Times New Roman" w:cs="Times New Roman"/>
          <w:sz w:val="22"/>
          <w:szCs w:val="22"/>
        </w:rPr>
        <w:t xml:space="preserve">We have seen that </w:t>
      </w:r>
      <w:proofErr w:type="spellStart"/>
      <w:r w:rsidR="00D25CCE" w:rsidRPr="008233AD">
        <w:rPr>
          <w:rFonts w:ascii="Times New Roman" w:hAnsi="Times New Roman" w:cs="Times New Roman"/>
          <w:sz w:val="22"/>
          <w:szCs w:val="22"/>
        </w:rPr>
        <w:t>updateSingle</w:t>
      </w:r>
      <w:proofErr w:type="spellEnd"/>
      <w:r w:rsidR="00D25CCE" w:rsidRPr="008233AD">
        <w:rPr>
          <w:rFonts w:ascii="Times New Roman" w:hAnsi="Times New Roman" w:cs="Times New Roman"/>
          <w:sz w:val="22"/>
          <w:szCs w:val="22"/>
        </w:rPr>
        <w:t xml:space="preserve"> album is </w:t>
      </w:r>
      <w:r w:rsidR="00F7225F" w:rsidRPr="008233AD">
        <w:rPr>
          <w:rFonts w:ascii="Times New Roman" w:hAnsi="Times New Roman" w:cs="Times New Roman"/>
          <w:sz w:val="22"/>
          <w:szCs w:val="22"/>
        </w:rPr>
        <w:t>an</w:t>
      </w:r>
      <w:r w:rsidR="00D25CCE" w:rsidRPr="008233AD">
        <w:rPr>
          <w:rFonts w:ascii="Times New Roman" w:hAnsi="Times New Roman" w:cs="Times New Roman"/>
          <w:sz w:val="22"/>
          <w:szCs w:val="22"/>
        </w:rPr>
        <w:t xml:space="preserve"> attribute provided to </w:t>
      </w:r>
      <w:proofErr w:type="spellStart"/>
      <w:r w:rsidR="00F7225F" w:rsidRPr="008233AD">
        <w:rPr>
          <w:rFonts w:ascii="Times New Roman" w:hAnsi="Times New Roman" w:cs="Times New Roman"/>
          <w:sz w:val="22"/>
          <w:szCs w:val="22"/>
        </w:rPr>
        <w:t>SearchAlbum</w:t>
      </w:r>
      <w:proofErr w:type="spellEnd"/>
      <w:r w:rsidR="003A351B" w:rsidRPr="008233AD">
        <w:rPr>
          <w:rFonts w:ascii="Times New Roman" w:hAnsi="Times New Roman" w:cs="Times New Roman"/>
          <w:sz w:val="22"/>
          <w:szCs w:val="22"/>
        </w:rPr>
        <w:t xml:space="preserve">. We will look at </w:t>
      </w:r>
      <w:proofErr w:type="spellStart"/>
      <w:r w:rsidR="003A351B" w:rsidRPr="008233AD">
        <w:rPr>
          <w:rFonts w:ascii="Times New Roman" w:hAnsi="Times New Roman" w:cs="Times New Roman"/>
          <w:sz w:val="22"/>
          <w:szCs w:val="22"/>
        </w:rPr>
        <w:t>SearchAlbum</w:t>
      </w:r>
      <w:proofErr w:type="spellEnd"/>
      <w:r w:rsidR="003A351B" w:rsidRPr="008233AD">
        <w:rPr>
          <w:rFonts w:ascii="Times New Roman" w:hAnsi="Times New Roman" w:cs="Times New Roman"/>
          <w:sz w:val="22"/>
          <w:szCs w:val="22"/>
        </w:rPr>
        <w:t xml:space="preserve"> next to see how this is used.</w:t>
      </w:r>
    </w:p>
    <w:p w14:paraId="3DACDF65" w14:textId="009F29BF" w:rsidR="00167D1A" w:rsidRPr="008233AD" w:rsidRDefault="00167D1A" w:rsidP="002E2D31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0001A690" wp14:editId="4C2578A9">
            <wp:extent cx="5486400" cy="2469515"/>
            <wp:effectExtent l="0" t="0" r="0" b="698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41AD" w14:textId="23631E91" w:rsidR="00AC71B2" w:rsidRPr="008233AD" w:rsidRDefault="00AC71B2" w:rsidP="002E2D31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33 </w:t>
      </w:r>
      <w:r w:rsidR="00131599" w:rsidRPr="008233AD">
        <w:rPr>
          <w:rFonts w:ascii="Times New Roman" w:hAnsi="Times New Roman" w:cs="Times New Roman"/>
          <w:i/>
          <w:iCs/>
          <w:sz w:val="20"/>
          <w:szCs w:val="20"/>
        </w:rPr>
        <w:t>SearchAlbum.js</w:t>
      </w:r>
    </w:p>
    <w:p w14:paraId="20E41B19" w14:textId="11E4D4CE" w:rsidR="00167D1A" w:rsidRPr="008233AD" w:rsidRDefault="00167D1A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This component is unchanged. The important aspect to </w:t>
      </w:r>
      <w:r w:rsidR="004D0FE7" w:rsidRPr="008233AD">
        <w:rPr>
          <w:rFonts w:ascii="Times New Roman" w:hAnsi="Times New Roman" w:cs="Times New Roman"/>
          <w:sz w:val="22"/>
          <w:szCs w:val="22"/>
        </w:rPr>
        <w:t xml:space="preserve">note </w:t>
      </w:r>
      <w:r w:rsidR="00AE1449" w:rsidRPr="008233AD">
        <w:rPr>
          <w:rFonts w:ascii="Times New Roman" w:hAnsi="Times New Roman" w:cs="Times New Roman"/>
          <w:sz w:val="22"/>
          <w:szCs w:val="22"/>
        </w:rPr>
        <w:t xml:space="preserve">is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AE1449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E1449" w:rsidRPr="008233AD">
        <w:rPr>
          <w:rFonts w:ascii="Times New Roman" w:hAnsi="Times New Roman" w:cs="Times New Roman"/>
          <w:sz w:val="22"/>
          <w:szCs w:val="22"/>
        </w:rPr>
        <w:t xml:space="preserve"> is passed as </w:t>
      </w:r>
      <w:proofErr w:type="spellStart"/>
      <w:r w:rsidR="00AE1449" w:rsidRPr="008233AD">
        <w:rPr>
          <w:rFonts w:ascii="Times New Roman" w:hAnsi="Times New Roman" w:cs="Times New Roman"/>
          <w:sz w:val="22"/>
          <w:szCs w:val="22"/>
        </w:rPr>
        <w:t>onClick</w:t>
      </w:r>
      <w:proofErr w:type="spellEnd"/>
      <w:r w:rsidR="00AE1449" w:rsidRPr="008233AD">
        <w:rPr>
          <w:rFonts w:ascii="Times New Roman" w:hAnsi="Times New Roman" w:cs="Times New Roman"/>
          <w:sz w:val="22"/>
          <w:szCs w:val="22"/>
        </w:rPr>
        <w:t xml:space="preserve"> to the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AE1449" w:rsidRPr="008233AD">
        <w:rPr>
          <w:rFonts w:ascii="Times New Roman" w:hAnsi="Times New Roman" w:cs="Times New Roman"/>
          <w:sz w:val="22"/>
          <w:szCs w:val="22"/>
        </w:rPr>
        <w:t>AlbumList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5451C1" w:rsidRPr="008233AD">
        <w:rPr>
          <w:rFonts w:ascii="Times New Roman" w:hAnsi="Times New Roman" w:cs="Times New Roman"/>
          <w:sz w:val="22"/>
          <w:szCs w:val="22"/>
        </w:rPr>
        <w:t xml:space="preserve"> component, shown next.</w:t>
      </w:r>
    </w:p>
    <w:p w14:paraId="04A5E3DC" w14:textId="77777777" w:rsidR="00C84AC8" w:rsidRPr="008233AD" w:rsidRDefault="00C84AC8">
      <w:pPr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br w:type="page"/>
      </w:r>
    </w:p>
    <w:p w14:paraId="58AC09B1" w14:textId="70D76A1B" w:rsidR="005451C1" w:rsidRPr="008233AD" w:rsidRDefault="006C7D85" w:rsidP="00AC71B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58BF76" wp14:editId="12B5C6EB">
            <wp:extent cx="5219700" cy="42291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8D6A" w14:textId="0757DB5D" w:rsidR="00AC71B2" w:rsidRPr="008233AD" w:rsidRDefault="00AC71B2" w:rsidP="00AC71B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34 </w:t>
      </w:r>
      <w:r w:rsidR="0074610B" w:rsidRPr="008233AD">
        <w:rPr>
          <w:rFonts w:ascii="Times New Roman" w:hAnsi="Times New Roman" w:cs="Times New Roman"/>
          <w:i/>
          <w:iCs/>
          <w:sz w:val="20"/>
          <w:szCs w:val="20"/>
        </w:rPr>
        <w:t>AlbumList.js</w:t>
      </w:r>
    </w:p>
    <w:p w14:paraId="4D7C011F" w14:textId="22A0B720" w:rsidR="00217174" w:rsidRPr="008233AD" w:rsidRDefault="00E530FB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8233AD">
        <w:rPr>
          <w:rFonts w:ascii="Times New Roman" w:hAnsi="Times New Roman" w:cs="Times New Roman"/>
          <w:sz w:val="22"/>
          <w:szCs w:val="22"/>
        </w:rPr>
        <w:t>AlbumList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has an intermediate callback method </w:t>
      </w:r>
      <w:r w:rsidR="00315997" w:rsidRPr="008233AD">
        <w:rPr>
          <w:rFonts w:ascii="Times New Roman" w:hAnsi="Times New Roman" w:cs="Times New Roman"/>
          <w:sz w:val="22"/>
          <w:szCs w:val="22"/>
        </w:rPr>
        <w:t xml:space="preserve">on </w:t>
      </w:r>
      <w:r w:rsidR="005A4402" w:rsidRPr="008233AD">
        <w:rPr>
          <w:rFonts w:ascii="Times New Roman" w:hAnsi="Times New Roman" w:cs="Times New Roman"/>
          <w:sz w:val="22"/>
          <w:szCs w:val="22"/>
        </w:rPr>
        <w:t>line 6.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A4402" w:rsidRPr="008233AD">
        <w:rPr>
          <w:rFonts w:ascii="Times New Roman" w:hAnsi="Times New Roman" w:cs="Times New Roman"/>
          <w:sz w:val="22"/>
          <w:szCs w:val="22"/>
        </w:rPr>
        <w:t xml:space="preserve">Intermediate methods (a method that calls its parent and that is </w:t>
      </w:r>
      <w:r w:rsidR="006E2699" w:rsidRPr="008233AD">
        <w:rPr>
          <w:rFonts w:ascii="Times New Roman" w:hAnsi="Times New Roman" w:cs="Times New Roman"/>
          <w:sz w:val="22"/>
          <w:szCs w:val="22"/>
        </w:rPr>
        <w:t>also provided to a child component) are</w:t>
      </w:r>
      <w:r w:rsidR="00B029C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6E2699" w:rsidRPr="008233AD">
        <w:rPr>
          <w:rFonts w:ascii="Times New Roman" w:hAnsi="Times New Roman" w:cs="Times New Roman"/>
          <w:sz w:val="22"/>
          <w:szCs w:val="22"/>
        </w:rPr>
        <w:t>not necessary and this one should be factored out.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6E2699" w:rsidRPr="008233AD">
        <w:rPr>
          <w:rFonts w:ascii="Times New Roman" w:hAnsi="Times New Roman" w:cs="Times New Roman"/>
          <w:sz w:val="22"/>
          <w:szCs w:val="22"/>
        </w:rPr>
        <w:t xml:space="preserve">The ultimate child component can </w:t>
      </w:r>
      <w:r w:rsidR="00AC468A" w:rsidRPr="008233AD">
        <w:rPr>
          <w:rFonts w:ascii="Times New Roman" w:hAnsi="Times New Roman" w:cs="Times New Roman"/>
          <w:sz w:val="22"/>
          <w:szCs w:val="22"/>
        </w:rPr>
        <w:t xml:space="preserve">callback </w:t>
      </w:r>
      <w:r w:rsidR="00B029C4" w:rsidRPr="008233AD">
        <w:rPr>
          <w:rFonts w:ascii="Times New Roman" w:hAnsi="Times New Roman" w:cs="Times New Roman"/>
          <w:sz w:val="22"/>
          <w:szCs w:val="22"/>
        </w:rPr>
        <w:t xml:space="preserve">through </w:t>
      </w:r>
      <w:r w:rsidR="00AC468A" w:rsidRPr="008233AD">
        <w:rPr>
          <w:rFonts w:ascii="Times New Roman" w:hAnsi="Times New Roman" w:cs="Times New Roman"/>
          <w:sz w:val="22"/>
          <w:szCs w:val="22"/>
        </w:rPr>
        <w:t xml:space="preserve">many </w:t>
      </w:r>
      <w:r w:rsidR="00FB3044">
        <w:rPr>
          <w:rFonts w:ascii="Times New Roman" w:hAnsi="Times New Roman" w:cs="Times New Roman"/>
          <w:sz w:val="22"/>
          <w:szCs w:val="22"/>
        </w:rPr>
        <w:t>arbitrary</w:t>
      </w:r>
      <w:r w:rsidR="00AC468A" w:rsidRPr="008233AD">
        <w:rPr>
          <w:rFonts w:ascii="Times New Roman" w:hAnsi="Times New Roman" w:cs="Times New Roman"/>
          <w:sz w:val="22"/>
          <w:szCs w:val="22"/>
        </w:rPr>
        <w:t xml:space="preserve"> ancestor </w:t>
      </w:r>
      <w:r w:rsidR="00B029C4" w:rsidRPr="008233AD">
        <w:rPr>
          <w:rFonts w:ascii="Times New Roman" w:hAnsi="Times New Roman" w:cs="Times New Roman"/>
          <w:sz w:val="22"/>
          <w:szCs w:val="22"/>
        </w:rPr>
        <w:t>levels</w:t>
      </w:r>
      <w:r w:rsidR="00EE4086" w:rsidRPr="008233AD">
        <w:rPr>
          <w:rFonts w:ascii="Times New Roman" w:hAnsi="Times New Roman" w:cs="Times New Roman"/>
          <w:sz w:val="22"/>
          <w:szCs w:val="22"/>
        </w:rPr>
        <w:t>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EE4086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01269E" w:rsidRPr="008233AD">
        <w:rPr>
          <w:rFonts w:ascii="Times New Roman" w:hAnsi="Times New Roman" w:cs="Times New Roman"/>
          <w:sz w:val="22"/>
          <w:szCs w:val="22"/>
        </w:rPr>
        <w:t>top-level</w:t>
      </w:r>
      <w:r w:rsidR="00EE4086" w:rsidRPr="008233AD">
        <w:rPr>
          <w:rFonts w:ascii="Times New Roman" w:hAnsi="Times New Roman" w:cs="Times New Roman"/>
          <w:sz w:val="22"/>
          <w:szCs w:val="22"/>
        </w:rPr>
        <w:t xml:space="preserve"> method just needs to be </w:t>
      </w:r>
      <w:r w:rsidR="00D5673F" w:rsidRPr="008233AD">
        <w:rPr>
          <w:rFonts w:ascii="Times New Roman" w:hAnsi="Times New Roman" w:cs="Times New Roman"/>
          <w:sz w:val="22"/>
          <w:szCs w:val="22"/>
        </w:rPr>
        <w:t>set in an attribute</w:t>
      </w:r>
      <w:r w:rsidR="00EE4086" w:rsidRPr="008233AD">
        <w:rPr>
          <w:rFonts w:ascii="Times New Roman" w:hAnsi="Times New Roman" w:cs="Times New Roman"/>
          <w:sz w:val="22"/>
          <w:szCs w:val="22"/>
        </w:rPr>
        <w:t xml:space="preserve"> at each </w:t>
      </w:r>
      <w:r w:rsidR="006E05AB" w:rsidRPr="008233AD">
        <w:rPr>
          <w:rFonts w:ascii="Times New Roman" w:hAnsi="Times New Roman" w:cs="Times New Roman"/>
          <w:sz w:val="22"/>
          <w:szCs w:val="22"/>
        </w:rPr>
        <w:t xml:space="preserve">level </w:t>
      </w:r>
      <w:r w:rsidR="00EE4086" w:rsidRPr="008233AD">
        <w:rPr>
          <w:rFonts w:ascii="Times New Roman" w:hAnsi="Times New Roman" w:cs="Times New Roman"/>
          <w:sz w:val="22"/>
          <w:szCs w:val="22"/>
        </w:rPr>
        <w:t>of the component chain.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01269E" w:rsidRPr="008233AD">
        <w:rPr>
          <w:rFonts w:ascii="Times New Roman" w:hAnsi="Times New Roman" w:cs="Times New Roman"/>
          <w:sz w:val="22"/>
          <w:szCs w:val="22"/>
        </w:rPr>
        <w:t>Regardless of this, you can see th</w:t>
      </w:r>
      <w:r w:rsidR="00F449FE" w:rsidRPr="008233AD">
        <w:rPr>
          <w:rFonts w:ascii="Times New Roman" w:hAnsi="Times New Roman" w:cs="Times New Roman"/>
          <w:sz w:val="22"/>
          <w:szCs w:val="22"/>
        </w:rPr>
        <w:t>e parameter</w:t>
      </w:r>
      <w:r w:rsidR="00160C6D" w:rsidRPr="008233AD">
        <w:rPr>
          <w:rFonts w:ascii="Times New Roman" w:hAnsi="Times New Roman" w:cs="Times New Roman"/>
          <w:sz w:val="22"/>
          <w:szCs w:val="22"/>
        </w:rPr>
        <w:t xml:space="preserve"> list on line 8 is complete.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160C6D" w:rsidRPr="008233AD">
        <w:rPr>
          <w:rFonts w:ascii="Times New Roman" w:hAnsi="Times New Roman" w:cs="Times New Roman"/>
          <w:sz w:val="22"/>
          <w:szCs w:val="22"/>
        </w:rPr>
        <w:t>The final component we need to look at is Card.js.</w:t>
      </w:r>
    </w:p>
    <w:p w14:paraId="634202FE" w14:textId="77777777" w:rsidR="004C4267" w:rsidRPr="008233AD" w:rsidRDefault="004C4267">
      <w:pPr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br w:type="page"/>
      </w:r>
    </w:p>
    <w:p w14:paraId="7D06903D" w14:textId="034BBBDC" w:rsidR="00160C6D" w:rsidRPr="008233AD" w:rsidRDefault="00217174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0B327C" wp14:editId="0AEA1BAB">
            <wp:extent cx="5486400" cy="4457065"/>
            <wp:effectExtent l="0" t="0" r="0" b="63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418D" w14:textId="73BF367B" w:rsidR="00AC71B2" w:rsidRPr="008233AD" w:rsidRDefault="00AC71B2" w:rsidP="00AC71B2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>Figure 3</w:t>
      </w:r>
      <w:r w:rsidR="00345D64" w:rsidRPr="008233AD">
        <w:rPr>
          <w:rFonts w:ascii="Times New Roman" w:eastAsia="Calibri" w:hAnsi="Times New Roman" w:cs="Times New Roman"/>
          <w:bCs/>
          <w:sz w:val="20"/>
          <w:szCs w:val="20"/>
        </w:rPr>
        <w:t>5</w:t>
      </w: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 </w:t>
      </w:r>
      <w:r w:rsidR="00850144" w:rsidRPr="008233AD">
        <w:rPr>
          <w:rFonts w:ascii="Times New Roman" w:hAnsi="Times New Roman" w:cs="Times New Roman"/>
          <w:i/>
          <w:iCs/>
          <w:sz w:val="20"/>
          <w:szCs w:val="20"/>
        </w:rPr>
        <w:t>Card.js</w:t>
      </w:r>
    </w:p>
    <w:p w14:paraId="2B1677FB" w14:textId="4741DE9F" w:rsidR="00217174" w:rsidRPr="008233AD" w:rsidRDefault="00C738BE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D30FF8" w:rsidRPr="008233AD">
        <w:rPr>
          <w:rFonts w:ascii="Times New Roman" w:hAnsi="Times New Roman" w:cs="Times New Roman"/>
          <w:sz w:val="22"/>
          <w:szCs w:val="22"/>
        </w:rPr>
        <w:t>handleButtonClick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30FF8" w:rsidRPr="008233AD">
        <w:rPr>
          <w:rFonts w:ascii="Times New Roman" w:hAnsi="Times New Roman" w:cs="Times New Roman"/>
          <w:sz w:val="22"/>
          <w:szCs w:val="22"/>
        </w:rPr>
        <w:t xml:space="preserve"> is</w:t>
      </w:r>
      <w:r w:rsidR="00676E40" w:rsidRPr="008233AD">
        <w:rPr>
          <w:rFonts w:ascii="Times New Roman" w:hAnsi="Times New Roman" w:cs="Times New Roman"/>
          <w:sz w:val="22"/>
          <w:szCs w:val="22"/>
        </w:rPr>
        <w:t xml:space="preserve"> another intermediate function that should be factored out. It is </w:t>
      </w:r>
      <w:r w:rsidR="002B5EB9" w:rsidRPr="008233AD">
        <w:rPr>
          <w:rFonts w:ascii="Times New Roman" w:hAnsi="Times New Roman" w:cs="Times New Roman"/>
          <w:sz w:val="22"/>
          <w:szCs w:val="22"/>
        </w:rPr>
        <w:t>an</w:t>
      </w:r>
      <w:r w:rsidR="00676E40" w:rsidRPr="008233AD">
        <w:rPr>
          <w:rFonts w:ascii="Times New Roman" w:hAnsi="Times New Roman" w:cs="Times New Roman"/>
          <w:sz w:val="22"/>
          <w:szCs w:val="22"/>
        </w:rPr>
        <w:t xml:space="preserve"> artifact left from development and adds no information.</w:t>
      </w:r>
    </w:p>
    <w:p w14:paraId="7DA1C624" w14:textId="77777777" w:rsidR="000A667E" w:rsidRPr="008233AD" w:rsidRDefault="00AF79C2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Line 2</w:t>
      </w:r>
      <w:r w:rsidR="003907A4" w:rsidRPr="008233AD">
        <w:rPr>
          <w:rFonts w:ascii="Times New Roman" w:hAnsi="Times New Roman" w:cs="Times New Roman"/>
          <w:sz w:val="22"/>
          <w:szCs w:val="22"/>
        </w:rPr>
        <w:t xml:space="preserve">2 adds a new edit </w:t>
      </w:r>
      <w:r w:rsidR="000A667E" w:rsidRPr="008233AD">
        <w:rPr>
          <w:rFonts w:ascii="Times New Roman" w:hAnsi="Times New Roman" w:cs="Times New Roman"/>
          <w:sz w:val="22"/>
          <w:szCs w:val="22"/>
        </w:rPr>
        <w:t>button.</w:t>
      </w:r>
    </w:p>
    <w:p w14:paraId="2AE22081" w14:textId="2EC2A23C" w:rsidR="00217174" w:rsidRPr="008233AD" w:rsidRDefault="000A667E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</w:t>
      </w:r>
      <w:r w:rsidR="004B7052" w:rsidRPr="008233AD">
        <w:rPr>
          <w:rFonts w:ascii="Times New Roman" w:hAnsi="Times New Roman" w:cs="Times New Roman"/>
          <w:sz w:val="22"/>
          <w:szCs w:val="22"/>
        </w:rPr>
        <w:t xml:space="preserve">he </w:t>
      </w:r>
      <w:r w:rsidR="002B5EB9" w:rsidRPr="008233AD">
        <w:rPr>
          <w:rFonts w:ascii="Times New Roman" w:hAnsi="Times New Roman" w:cs="Times New Roman"/>
          <w:sz w:val="22"/>
          <w:szCs w:val="22"/>
        </w:rPr>
        <w:t xml:space="preserve">URIs </w:t>
      </w:r>
      <w:r w:rsidR="00AF79C2" w:rsidRPr="008233AD">
        <w:rPr>
          <w:rFonts w:ascii="Times New Roman" w:hAnsi="Times New Roman" w:cs="Times New Roman"/>
          <w:sz w:val="22"/>
          <w:szCs w:val="22"/>
        </w:rPr>
        <w:t xml:space="preserve">that will lead to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F79C2" w:rsidRPr="008233AD">
        <w:rPr>
          <w:rFonts w:ascii="Times New Roman" w:hAnsi="Times New Roman" w:cs="Times New Roman"/>
          <w:sz w:val="22"/>
          <w:szCs w:val="22"/>
        </w:rPr>
        <w:t>show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F79C2" w:rsidRPr="008233AD">
        <w:rPr>
          <w:rFonts w:ascii="Times New Roman" w:hAnsi="Times New Roman" w:cs="Times New Roman"/>
          <w:sz w:val="22"/>
          <w:szCs w:val="22"/>
        </w:rPr>
        <w:t xml:space="preserve"> or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F79C2" w:rsidRPr="008233AD">
        <w:rPr>
          <w:rFonts w:ascii="Times New Roman" w:hAnsi="Times New Roman" w:cs="Times New Roman"/>
          <w:sz w:val="22"/>
          <w:szCs w:val="22"/>
        </w:rPr>
        <w:t>edit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F79C2" w:rsidRPr="008233AD">
        <w:rPr>
          <w:rFonts w:ascii="Times New Roman" w:hAnsi="Times New Roman" w:cs="Times New Roman"/>
          <w:sz w:val="22"/>
          <w:szCs w:val="22"/>
        </w:rPr>
        <w:t xml:space="preserve"> are specified</w:t>
      </w:r>
      <w:r w:rsidR="002B5EB9" w:rsidRPr="008233AD">
        <w:rPr>
          <w:rFonts w:ascii="Times New Roman" w:hAnsi="Times New Roman" w:cs="Times New Roman"/>
          <w:sz w:val="22"/>
          <w:szCs w:val="22"/>
        </w:rPr>
        <w:t xml:space="preserve"> on lines 17 and 23</w:t>
      </w:r>
      <w:r w:rsidR="00D43E51" w:rsidRPr="008233AD">
        <w:rPr>
          <w:rFonts w:ascii="Times New Roman" w:hAnsi="Times New Roman" w:cs="Times New Roman"/>
          <w:sz w:val="22"/>
          <w:szCs w:val="22"/>
        </w:rPr>
        <w:t>, attributes of their respective buttons.</w:t>
      </w:r>
    </w:p>
    <w:p w14:paraId="418268BF" w14:textId="6B8A725A" w:rsidR="0054218D" w:rsidRPr="008233AD" w:rsidRDefault="0054218D" w:rsidP="002D2785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 xml:space="preserve">Unfinished </w:t>
      </w:r>
      <w:r w:rsidR="003B7875">
        <w:rPr>
          <w:b/>
          <w:bCs/>
        </w:rPr>
        <w:t>B</w:t>
      </w:r>
      <w:r w:rsidRPr="008233AD">
        <w:rPr>
          <w:rFonts w:ascii="Times New Roman" w:hAnsi="Times New Roman" w:cs="Times New Roman"/>
          <w:b/>
          <w:bCs/>
        </w:rPr>
        <w:t>usiness</w:t>
      </w:r>
      <w:r w:rsidR="00BE7127" w:rsidRPr="008233AD">
        <w:rPr>
          <w:rFonts w:ascii="Times New Roman" w:hAnsi="Times New Roman" w:cs="Times New Roman"/>
          <w:b/>
          <w:bCs/>
        </w:rPr>
        <w:t xml:space="preserve">  </w:t>
      </w:r>
      <w:r w:rsidR="003B7875">
        <w:rPr>
          <w:rFonts w:ascii="Times New Roman" w:hAnsi="Times New Roman" w:cs="Times New Roman"/>
          <w:b/>
          <w:bCs/>
        </w:rPr>
        <w:t>(</w:t>
      </w:r>
      <w:r w:rsidR="00BE7127" w:rsidRPr="008233AD">
        <w:rPr>
          <w:rFonts w:ascii="Times New Roman" w:hAnsi="Times New Roman" w:cs="Times New Roman"/>
          <w:b/>
          <w:bCs/>
          <w:i/>
          <w:iCs/>
        </w:rPr>
        <w:t>Optional</w:t>
      </w:r>
      <w:r w:rsidR="003B7875">
        <w:rPr>
          <w:rFonts w:ascii="Times New Roman" w:hAnsi="Times New Roman" w:cs="Times New Roman"/>
          <w:b/>
          <w:bCs/>
        </w:rPr>
        <w:t>)</w:t>
      </w:r>
    </w:p>
    <w:p w14:paraId="7189E5BF" w14:textId="1CC379A3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current data edit form is still lacking these features.</w:t>
      </w:r>
      <w:r w:rsidR="002D2785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They are left to you to complete.</w:t>
      </w:r>
    </w:p>
    <w:p w14:paraId="523FB96F" w14:textId="1BD73B6F" w:rsidR="0054218D" w:rsidRPr="008233AD" w:rsidRDefault="0054218D" w:rsidP="002D2785">
      <w:pPr>
        <w:pStyle w:val="ListParagraph"/>
        <w:numPr>
          <w:ilvl w:val="0"/>
          <w:numId w:val="14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Edit Album form does not have the ability to display or modify music tracks.</w:t>
      </w:r>
      <w:r w:rsidR="002D2785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This part of the application is left to you as a challenge to complete.</w:t>
      </w:r>
      <w:r w:rsidR="002D2785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1B9CAA3" w14:textId="29C4E4BD" w:rsidR="0054218D" w:rsidRPr="008233AD" w:rsidRDefault="0054218D" w:rsidP="002D2785">
      <w:pPr>
        <w:pStyle w:val="ListParagraph"/>
        <w:numPr>
          <w:ilvl w:val="0"/>
          <w:numId w:val="14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Edit Album form does not give any feedback to the user </w:t>
      </w:r>
      <w:r w:rsidR="003D7B58">
        <w:rPr>
          <w:rFonts w:ascii="Times New Roman" w:hAnsi="Times New Roman" w:cs="Times New Roman"/>
          <w:sz w:val="22"/>
          <w:szCs w:val="22"/>
        </w:rPr>
        <w:t>regarding whether</w:t>
      </w:r>
      <w:r w:rsidRPr="008233AD">
        <w:rPr>
          <w:rFonts w:ascii="Times New Roman" w:hAnsi="Times New Roman" w:cs="Times New Roman"/>
          <w:sz w:val="22"/>
          <w:szCs w:val="22"/>
        </w:rPr>
        <w:t xml:space="preserve"> an album is successfully </w:t>
      </w:r>
      <w:r w:rsidR="0085148D" w:rsidRPr="008233AD">
        <w:rPr>
          <w:rFonts w:ascii="Times New Roman" w:hAnsi="Times New Roman" w:cs="Times New Roman"/>
          <w:sz w:val="22"/>
          <w:szCs w:val="22"/>
        </w:rPr>
        <w:t>updated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or the album update fails. </w:t>
      </w:r>
    </w:p>
    <w:p w14:paraId="7F9FBDF5" w14:textId="77777777" w:rsidR="0054218D" w:rsidRPr="008233AD" w:rsidRDefault="0054218D" w:rsidP="002D2785">
      <w:pPr>
        <w:pStyle w:val="ListParagraph"/>
        <w:numPr>
          <w:ilvl w:val="0"/>
          <w:numId w:val="14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application should automatically navigate back to the main screen and update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albumlist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state of the App component.</w:t>
      </w:r>
    </w:p>
    <w:p w14:paraId="17AFE561" w14:textId="750A754A" w:rsidR="007B212B" w:rsidRPr="008233AD" w:rsidRDefault="007B212B" w:rsidP="002D2785">
      <w:pPr>
        <w:pStyle w:val="ListParagraph"/>
        <w:numPr>
          <w:ilvl w:val="0"/>
          <w:numId w:val="14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Add an event to handle the cancel button.</w:t>
      </w:r>
    </w:p>
    <w:p w14:paraId="2E474BD4" w14:textId="4192D96F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39AC5523" w14:textId="77777777" w:rsidR="003D7B58" w:rsidRPr="008233AD" w:rsidRDefault="003D7B58" w:rsidP="00C5185C">
      <w:pPr>
        <w:spacing w:after="120"/>
        <w:rPr>
          <w:rFonts w:ascii="Times New Roman" w:hAnsi="Times New Roman" w:cs="Times New Roman"/>
        </w:rPr>
      </w:pPr>
    </w:p>
    <w:p w14:paraId="3108372C" w14:textId="01134406" w:rsidR="0085148D" w:rsidRPr="008233AD" w:rsidRDefault="004F07A6" w:rsidP="00CC3BD8">
      <w:pPr>
        <w:spacing w:after="120"/>
      </w:pPr>
      <w:bookmarkStart w:id="61" w:name="_Toc416428843"/>
      <w:bookmarkStart w:id="62" w:name="_Toc416432789"/>
      <w:bookmarkStart w:id="63" w:name="_Toc416432875"/>
      <w:r>
        <w:lastRenderedPageBreak/>
        <w:pict w14:anchorId="29B0DCCC">
          <v:rect id="_x0000_i1031" style="width:0;height:1.5pt" o:hralign="center" o:hrstd="t" o:hr="t" fillcolor="#a0a0a0" stroked="f"/>
        </w:pict>
      </w:r>
    </w:p>
    <w:p w14:paraId="03A3951A" w14:textId="72A4A2D8" w:rsidR="0054218D" w:rsidRPr="008233AD" w:rsidRDefault="0054218D" w:rsidP="00C5185C">
      <w:pPr>
        <w:pStyle w:val="Heading2"/>
        <w:spacing w:before="0" w:after="120"/>
        <w:rPr>
          <w:rFonts w:ascii="Times New Roman" w:hAnsi="Times New Roman" w:cs="Times New Roman"/>
        </w:rPr>
      </w:pPr>
      <w:bookmarkStart w:id="64" w:name="_Toc126842151"/>
      <w:r w:rsidRPr="008233AD">
        <w:rPr>
          <w:rFonts w:ascii="Times New Roman" w:hAnsi="Times New Roman" w:cs="Times New Roman"/>
        </w:rPr>
        <w:t>Stopping Point #</w:t>
      </w:r>
      <w:bookmarkEnd w:id="61"/>
      <w:bookmarkEnd w:id="62"/>
      <w:bookmarkEnd w:id="63"/>
      <w:r w:rsidRPr="008233AD">
        <w:rPr>
          <w:rFonts w:ascii="Times New Roman" w:hAnsi="Times New Roman" w:cs="Times New Roman"/>
        </w:rPr>
        <w:t>7 – Edit and Album</w:t>
      </w:r>
      <w:bookmarkEnd w:id="64"/>
    </w:p>
    <w:p w14:paraId="3248D78F" w14:textId="77777777" w:rsidR="00124488" w:rsidRPr="008233AD" w:rsidRDefault="00124488" w:rsidP="00124488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Save the project and summarize the progress you have made. Submit all deliverables as directed by the instructor.</w:t>
      </w:r>
    </w:p>
    <w:p w14:paraId="08FD0F6A" w14:textId="0E14221B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Deliverables</w:t>
      </w:r>
    </w:p>
    <w:p w14:paraId="6F45180B" w14:textId="01880081" w:rsidR="0054218D" w:rsidRPr="008233AD" w:rsidRDefault="0054218D" w:rsidP="0085148D">
      <w:pPr>
        <w:pStyle w:val="ListParagraph"/>
        <w:numPr>
          <w:ilvl w:val="0"/>
          <w:numId w:val="12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Take </w:t>
      </w:r>
      <w:r w:rsidR="00F81168">
        <w:rPr>
          <w:rFonts w:ascii="Times New Roman" w:hAnsi="Times New Roman" w:cs="Times New Roman"/>
          <w:sz w:val="22"/>
          <w:szCs w:val="22"/>
        </w:rPr>
        <w:t>screenshots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of the application you created.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Be sure to show the various features that were illustrated in this lesson.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Place the captured images in the provided </w:t>
      </w:r>
      <w:r w:rsidR="003D7B58">
        <w:rPr>
          <w:rFonts w:ascii="Times New Roman" w:hAnsi="Times New Roman" w:cs="Times New Roman"/>
          <w:sz w:val="22"/>
          <w:szCs w:val="22"/>
        </w:rPr>
        <w:t xml:space="preserve">Microsoft </w:t>
      </w:r>
      <w:r w:rsidRPr="008233AD">
        <w:rPr>
          <w:rFonts w:ascii="Times New Roman" w:hAnsi="Times New Roman" w:cs="Times New Roman"/>
          <w:sz w:val="22"/>
          <w:szCs w:val="22"/>
        </w:rPr>
        <w:t>Word document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3D7B58">
        <w:rPr>
          <w:rFonts w:ascii="Times New Roman" w:hAnsi="Times New Roman" w:cs="Times New Roman"/>
          <w:sz w:val="22"/>
          <w:szCs w:val="22"/>
        </w:rPr>
        <w:t>titled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3B6FB0" w:rsidRPr="008233AD">
        <w:rPr>
          <w:rFonts w:ascii="Times New Roman" w:hAnsi="Times New Roman" w:cs="Times New Roman"/>
          <w:sz w:val="22"/>
          <w:szCs w:val="22"/>
        </w:rPr>
        <w:t>Activity Summary Page</w:t>
      </w:r>
      <w:r w:rsidR="00CC3BD8" w:rsidRPr="008233AD">
        <w:rPr>
          <w:rFonts w:ascii="Times New Roman" w:hAnsi="Times New Roman" w:cs="Times New Roman"/>
          <w:sz w:val="22"/>
          <w:szCs w:val="22"/>
        </w:rPr>
        <w:t>.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Caption each picture to explain what is being shown.</w:t>
      </w:r>
    </w:p>
    <w:p w14:paraId="48B84339" w14:textId="7E5E86E2" w:rsidR="0054218D" w:rsidRPr="008233AD" w:rsidRDefault="0054218D" w:rsidP="0085148D">
      <w:pPr>
        <w:pStyle w:val="ListParagraph"/>
        <w:numPr>
          <w:ilvl w:val="0"/>
          <w:numId w:val="12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Write a one-paragraph summary of the new features that have been added.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Define new terminology that was used in the lesson.</w:t>
      </w:r>
    </w:p>
    <w:p w14:paraId="5FF7CAD4" w14:textId="517B7160" w:rsidR="0054218D" w:rsidRPr="008233AD" w:rsidRDefault="00096424" w:rsidP="0085148D">
      <w:pPr>
        <w:pStyle w:val="ListParagraph"/>
        <w:numPr>
          <w:ilvl w:val="0"/>
          <w:numId w:val="12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Two ZIP files.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Submit one zip file of the mini application and another zip file of the current state of the </w:t>
      </w:r>
      <w:r w:rsidR="003D7B58">
        <w:rPr>
          <w:rFonts w:ascii="Times New Roman" w:hAnsi="Times New Roman" w:cs="Times New Roman"/>
          <w:sz w:val="22"/>
          <w:szCs w:val="22"/>
        </w:rPr>
        <w:t>m</w:t>
      </w:r>
      <w:r w:rsidRPr="008233AD">
        <w:rPr>
          <w:rFonts w:ascii="Times New Roman" w:hAnsi="Times New Roman" w:cs="Times New Roman"/>
          <w:sz w:val="22"/>
          <w:szCs w:val="22"/>
        </w:rPr>
        <w:t xml:space="preserve">usic </w:t>
      </w:r>
      <w:r w:rsidR="003D7B58">
        <w:rPr>
          <w:rFonts w:ascii="Times New Roman" w:hAnsi="Times New Roman" w:cs="Times New Roman"/>
          <w:sz w:val="22"/>
          <w:szCs w:val="22"/>
        </w:rPr>
        <w:t>a</w:t>
      </w:r>
      <w:r w:rsidRPr="008233AD">
        <w:rPr>
          <w:rFonts w:ascii="Times New Roman" w:hAnsi="Times New Roman" w:cs="Times New Roman"/>
          <w:sz w:val="22"/>
          <w:szCs w:val="22"/>
        </w:rPr>
        <w:t>pplication.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02D2126" w14:textId="4AF5AA1C" w:rsidR="0054218D" w:rsidRPr="008233AD" w:rsidRDefault="0054218D" w:rsidP="00C5185C">
      <w:pPr>
        <w:pStyle w:val="ListParagraph"/>
        <w:numPr>
          <w:ilvl w:val="1"/>
          <w:numId w:val="1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Delete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npm_modules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folder to remove the 40,000 or so files it contains.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This folder can easily be recreated with the npm install command.</w:t>
      </w:r>
    </w:p>
    <w:p w14:paraId="1E5D8B7E" w14:textId="77777777" w:rsidR="0054218D" w:rsidRPr="008233AD" w:rsidRDefault="0054218D" w:rsidP="00C5185C">
      <w:pPr>
        <w:pStyle w:val="ListParagraph"/>
        <w:numPr>
          <w:ilvl w:val="1"/>
          <w:numId w:val="1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Zip the project folder and include it as an attachment to the assignment.</w:t>
      </w:r>
    </w:p>
    <w:p w14:paraId="45B55F45" w14:textId="2CFCC07B" w:rsidR="0054218D" w:rsidRPr="00C5185C" w:rsidRDefault="004F07A6" w:rsidP="00C5185C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6073158">
          <v:rect id="_x0000_i1032" style="width:0;height:1.5pt" o:hralign="center" o:hrstd="t" o:hr="t" fillcolor="#a0a0a0" stroked="f"/>
        </w:pict>
      </w:r>
    </w:p>
    <w:p w14:paraId="5A14B687" w14:textId="77777777" w:rsidR="0054218D" w:rsidRPr="00C5185C" w:rsidRDefault="0054218D" w:rsidP="00C5185C">
      <w:pPr>
        <w:spacing w:after="120"/>
        <w:rPr>
          <w:rFonts w:ascii="Times New Roman" w:hAnsi="Times New Roman" w:cs="Times New Roman"/>
        </w:rPr>
      </w:pPr>
    </w:p>
    <w:p w14:paraId="67AB386D" w14:textId="77777777" w:rsidR="009E2F88" w:rsidRPr="00C5185C" w:rsidRDefault="009E2F88" w:rsidP="00C5185C">
      <w:pPr>
        <w:spacing w:after="120"/>
        <w:rPr>
          <w:rFonts w:ascii="Times New Roman" w:hAnsi="Times New Roman" w:cs="Times New Roman"/>
        </w:rPr>
      </w:pPr>
    </w:p>
    <w:sectPr w:rsidR="009E2F88" w:rsidRPr="00C5185C" w:rsidSect="00A74B99"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078BB" w14:textId="77777777" w:rsidR="00EE1131" w:rsidRDefault="00EE1131">
      <w:r>
        <w:separator/>
      </w:r>
    </w:p>
  </w:endnote>
  <w:endnote w:type="continuationSeparator" w:id="0">
    <w:p w14:paraId="01925406" w14:textId="77777777" w:rsidR="00EE1131" w:rsidRDefault="00EE1131">
      <w:r>
        <w:continuationSeparator/>
      </w:r>
    </w:p>
  </w:endnote>
  <w:endnote w:type="continuationNotice" w:id="1">
    <w:p w14:paraId="6255D77B" w14:textId="77777777" w:rsidR="00EE1131" w:rsidRDefault="00EE11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D54F7" w14:textId="1351ADA3" w:rsidR="00E23A64" w:rsidRDefault="00E23A64" w:rsidP="00E23A6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21DEA">
      <w:rPr>
        <w:rStyle w:val="PageNumber"/>
        <w:noProof/>
      </w:rPr>
      <w:t>2</w:t>
    </w:r>
    <w:r>
      <w:rPr>
        <w:rStyle w:val="PageNumber"/>
      </w:rPr>
      <w:fldChar w:fldCharType="end"/>
    </w:r>
  </w:p>
  <w:p w14:paraId="206174C1" w14:textId="77777777" w:rsidR="00E23A64" w:rsidRDefault="00E23A64" w:rsidP="00E23A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67880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F1008D" w14:textId="4B5B7813" w:rsidR="003D06BC" w:rsidRDefault="003D06BC">
        <w:pPr>
          <w:pStyle w:val="Footer"/>
          <w:jc w:val="center"/>
        </w:pPr>
        <w:r w:rsidRPr="003D06BC">
          <w:rPr>
            <w:rFonts w:ascii="Times New Roman" w:hAnsi="Times New Roman" w:cs="Times New Roman"/>
          </w:rPr>
          <w:fldChar w:fldCharType="begin"/>
        </w:r>
        <w:r w:rsidRPr="003D06BC">
          <w:rPr>
            <w:rFonts w:ascii="Times New Roman" w:hAnsi="Times New Roman" w:cs="Times New Roman"/>
          </w:rPr>
          <w:instrText xml:space="preserve"> PAGE   \* MERGEFORMAT </w:instrText>
        </w:r>
        <w:r w:rsidRPr="003D06BC">
          <w:rPr>
            <w:rFonts w:ascii="Times New Roman" w:hAnsi="Times New Roman" w:cs="Times New Roman"/>
          </w:rPr>
          <w:fldChar w:fldCharType="separate"/>
        </w:r>
        <w:r w:rsidRPr="003D06BC">
          <w:rPr>
            <w:rFonts w:ascii="Times New Roman" w:hAnsi="Times New Roman" w:cs="Times New Roman"/>
            <w:noProof/>
          </w:rPr>
          <w:t>2</w:t>
        </w:r>
        <w:r w:rsidRPr="003D06BC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01E89" w14:textId="0B1DBD0F" w:rsidR="00A74B99" w:rsidRPr="003D06BC" w:rsidRDefault="003D06BC" w:rsidP="003D06BC">
    <w:pPr>
      <w:tabs>
        <w:tab w:val="left" w:pos="1323"/>
        <w:tab w:val="center" w:pos="4680"/>
      </w:tabs>
      <w:spacing w:after="200"/>
      <w:rPr>
        <w:rFonts w:ascii="Times New Roman" w:eastAsia="Calibri" w:hAnsi="Times New Roman" w:cs="Times New Roman"/>
        <w:szCs w:val="22"/>
      </w:rPr>
    </w:pPr>
    <w:r w:rsidRPr="00E0000A">
      <w:rPr>
        <w:rFonts w:ascii="Times New Roman" w:eastAsia="Calibri" w:hAnsi="Times New Roman" w:cs="Times New Roman"/>
        <w:szCs w:val="22"/>
      </w:rPr>
      <w:tab/>
    </w:r>
    <w:r w:rsidRPr="00E0000A">
      <w:rPr>
        <w:rFonts w:ascii="Times New Roman" w:eastAsia="Calibri" w:hAnsi="Times New Roman" w:cs="Times New Roman"/>
        <w:szCs w:val="22"/>
      </w:rPr>
      <w:tab/>
      <w:t>© 2023.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5BD0D" w14:textId="77777777" w:rsidR="00EE1131" w:rsidRDefault="00EE1131">
      <w:r>
        <w:separator/>
      </w:r>
    </w:p>
  </w:footnote>
  <w:footnote w:type="continuationSeparator" w:id="0">
    <w:p w14:paraId="684655F8" w14:textId="77777777" w:rsidR="00EE1131" w:rsidRDefault="00EE1131">
      <w:r>
        <w:continuationSeparator/>
      </w:r>
    </w:p>
  </w:footnote>
  <w:footnote w:type="continuationNotice" w:id="1">
    <w:p w14:paraId="215CC443" w14:textId="77777777" w:rsidR="00EE1131" w:rsidRDefault="00EE11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26E95" w14:textId="26F2991D" w:rsidR="00A74B99" w:rsidRDefault="00A74B99">
    <w:pPr>
      <w:pStyle w:val="Header"/>
    </w:pPr>
    <w:r w:rsidRPr="00DC11E6">
      <w:rPr>
        <w:rFonts w:ascii="Times New Roman" w:eastAsia="Calibri" w:hAnsi="Times New Roman" w:cs="Times New Roman"/>
        <w:noProof/>
        <w:szCs w:val="22"/>
      </w:rPr>
      <w:drawing>
        <wp:inline distT="0" distB="0" distL="0" distR="0" wp14:anchorId="43E8BD69" wp14:editId="52B730BF">
          <wp:extent cx="2520950" cy="563691"/>
          <wp:effectExtent l="0" t="0" r="0" b="8255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9153" cy="567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42D47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C20FDE"/>
    <w:multiLevelType w:val="hybridMultilevel"/>
    <w:tmpl w:val="8C5039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17553"/>
    <w:multiLevelType w:val="hybridMultilevel"/>
    <w:tmpl w:val="8B3A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A3CBC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4F3D7F"/>
    <w:multiLevelType w:val="hybridMultilevel"/>
    <w:tmpl w:val="32E4CB9A"/>
    <w:lvl w:ilvl="0" w:tplc="283497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76959"/>
    <w:multiLevelType w:val="hybridMultilevel"/>
    <w:tmpl w:val="83F603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A5F9B"/>
    <w:multiLevelType w:val="hybridMultilevel"/>
    <w:tmpl w:val="BD54F79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6F526D"/>
    <w:multiLevelType w:val="hybridMultilevel"/>
    <w:tmpl w:val="8B3ACE9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F60C14"/>
    <w:multiLevelType w:val="hybridMultilevel"/>
    <w:tmpl w:val="FD7294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5E1781"/>
    <w:multiLevelType w:val="hybridMultilevel"/>
    <w:tmpl w:val="BAE2F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92439"/>
    <w:multiLevelType w:val="hybridMultilevel"/>
    <w:tmpl w:val="98D0D4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AE1DBE"/>
    <w:multiLevelType w:val="hybridMultilevel"/>
    <w:tmpl w:val="230038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216FBF"/>
    <w:multiLevelType w:val="hybridMultilevel"/>
    <w:tmpl w:val="54F48E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F0269"/>
    <w:multiLevelType w:val="hybridMultilevel"/>
    <w:tmpl w:val="0F3241F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132C7"/>
    <w:multiLevelType w:val="hybridMultilevel"/>
    <w:tmpl w:val="F908725E"/>
    <w:lvl w:ilvl="0" w:tplc="727A4C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44C31"/>
    <w:multiLevelType w:val="hybridMultilevel"/>
    <w:tmpl w:val="75B40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997177"/>
    <w:multiLevelType w:val="hybridMultilevel"/>
    <w:tmpl w:val="6E923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AD42B0"/>
    <w:multiLevelType w:val="hybridMultilevel"/>
    <w:tmpl w:val="B574A596"/>
    <w:lvl w:ilvl="0" w:tplc="727A4C9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66E3995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76B4E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02D16A5"/>
    <w:multiLevelType w:val="hybridMultilevel"/>
    <w:tmpl w:val="18B2C3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151072"/>
    <w:multiLevelType w:val="hybridMultilevel"/>
    <w:tmpl w:val="24E86354"/>
    <w:lvl w:ilvl="0" w:tplc="727A4C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7F44C9"/>
    <w:multiLevelType w:val="hybridMultilevel"/>
    <w:tmpl w:val="B574A596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2A5988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99D22ED"/>
    <w:multiLevelType w:val="hybridMultilevel"/>
    <w:tmpl w:val="DDC427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8B295D"/>
    <w:multiLevelType w:val="hybridMultilevel"/>
    <w:tmpl w:val="230038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2B57276"/>
    <w:multiLevelType w:val="hybridMultilevel"/>
    <w:tmpl w:val="C4BA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4F7193"/>
    <w:multiLevelType w:val="hybridMultilevel"/>
    <w:tmpl w:val="CBC49D02"/>
    <w:lvl w:ilvl="0" w:tplc="B5F042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401E73"/>
    <w:multiLevelType w:val="hybridMultilevel"/>
    <w:tmpl w:val="6786FBF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F2833F2"/>
    <w:multiLevelType w:val="hybridMultilevel"/>
    <w:tmpl w:val="230038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FC93E46"/>
    <w:multiLevelType w:val="hybridMultilevel"/>
    <w:tmpl w:val="4BCAD8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3E500D"/>
    <w:multiLevelType w:val="hybridMultilevel"/>
    <w:tmpl w:val="0F3241F4"/>
    <w:lvl w:ilvl="0" w:tplc="14461CE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0A5307A"/>
    <w:multiLevelType w:val="hybridMultilevel"/>
    <w:tmpl w:val="4BCAD8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C36D39"/>
    <w:multiLevelType w:val="hybridMultilevel"/>
    <w:tmpl w:val="54F48E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21372B"/>
    <w:multiLevelType w:val="hybridMultilevel"/>
    <w:tmpl w:val="CBC49D02"/>
    <w:lvl w:ilvl="0" w:tplc="B5F042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C970B64"/>
    <w:multiLevelType w:val="hybridMultilevel"/>
    <w:tmpl w:val="652821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FF36311"/>
    <w:multiLevelType w:val="hybridMultilevel"/>
    <w:tmpl w:val="7C6E14E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674103">
    <w:abstractNumId w:val="17"/>
  </w:num>
  <w:num w:numId="2" w16cid:durableId="1945720426">
    <w:abstractNumId w:val="14"/>
  </w:num>
  <w:num w:numId="3" w16cid:durableId="1139609256">
    <w:abstractNumId w:val="21"/>
  </w:num>
  <w:num w:numId="4" w16cid:durableId="1408065820">
    <w:abstractNumId w:val="4"/>
  </w:num>
  <w:num w:numId="5" w16cid:durableId="509687797">
    <w:abstractNumId w:val="2"/>
  </w:num>
  <w:num w:numId="6" w16cid:durableId="1551383962">
    <w:abstractNumId w:val="31"/>
  </w:num>
  <w:num w:numId="7" w16cid:durableId="2117017576">
    <w:abstractNumId w:val="9"/>
  </w:num>
  <w:num w:numId="8" w16cid:durableId="371349078">
    <w:abstractNumId w:val="19"/>
  </w:num>
  <w:num w:numId="9" w16cid:durableId="1592204898">
    <w:abstractNumId w:val="16"/>
  </w:num>
  <w:num w:numId="10" w16cid:durableId="647322185">
    <w:abstractNumId w:val="23"/>
  </w:num>
  <w:num w:numId="11" w16cid:durableId="1975058813">
    <w:abstractNumId w:val="0"/>
  </w:num>
  <w:num w:numId="12" w16cid:durableId="1177885160">
    <w:abstractNumId w:val="3"/>
  </w:num>
  <w:num w:numId="13" w16cid:durableId="1589845752">
    <w:abstractNumId w:val="27"/>
  </w:num>
  <w:num w:numId="14" w16cid:durableId="1371145329">
    <w:abstractNumId w:val="34"/>
  </w:num>
  <w:num w:numId="15" w16cid:durableId="1977830837">
    <w:abstractNumId w:val="8"/>
  </w:num>
  <w:num w:numId="16" w16cid:durableId="306790323">
    <w:abstractNumId w:val="26"/>
  </w:num>
  <w:num w:numId="17" w16cid:durableId="490760385">
    <w:abstractNumId w:val="18"/>
  </w:num>
  <w:num w:numId="18" w16cid:durableId="1009214930">
    <w:abstractNumId w:val="15"/>
  </w:num>
  <w:num w:numId="19" w16cid:durableId="672299780">
    <w:abstractNumId w:val="13"/>
  </w:num>
  <w:num w:numId="20" w16cid:durableId="1906068403">
    <w:abstractNumId w:val="36"/>
  </w:num>
  <w:num w:numId="21" w16cid:durableId="809205263">
    <w:abstractNumId w:val="10"/>
  </w:num>
  <w:num w:numId="22" w16cid:durableId="1895654034">
    <w:abstractNumId w:val="32"/>
  </w:num>
  <w:num w:numId="23" w16cid:durableId="1411541466">
    <w:abstractNumId w:val="30"/>
  </w:num>
  <w:num w:numId="24" w16cid:durableId="1839073595">
    <w:abstractNumId w:val="35"/>
  </w:num>
  <w:num w:numId="25" w16cid:durableId="590969293">
    <w:abstractNumId w:val="28"/>
  </w:num>
  <w:num w:numId="26" w16cid:durableId="88937595">
    <w:abstractNumId w:val="5"/>
  </w:num>
  <w:num w:numId="27" w16cid:durableId="1385181844">
    <w:abstractNumId w:val="24"/>
  </w:num>
  <w:num w:numId="28" w16cid:durableId="1311397638">
    <w:abstractNumId w:val="1"/>
  </w:num>
  <w:num w:numId="29" w16cid:durableId="1772312306">
    <w:abstractNumId w:val="20"/>
  </w:num>
  <w:num w:numId="30" w16cid:durableId="2039506654">
    <w:abstractNumId w:val="33"/>
  </w:num>
  <w:num w:numId="31" w16cid:durableId="1248268058">
    <w:abstractNumId w:val="12"/>
  </w:num>
  <w:num w:numId="32" w16cid:durableId="989093253">
    <w:abstractNumId w:val="7"/>
  </w:num>
  <w:num w:numId="33" w16cid:durableId="502933569">
    <w:abstractNumId w:val="22"/>
  </w:num>
  <w:num w:numId="34" w16cid:durableId="540635191">
    <w:abstractNumId w:val="11"/>
  </w:num>
  <w:num w:numId="35" w16cid:durableId="2046363980">
    <w:abstractNumId w:val="29"/>
  </w:num>
  <w:num w:numId="36" w16cid:durableId="1558584791">
    <w:abstractNumId w:val="25"/>
  </w:num>
  <w:num w:numId="37" w16cid:durableId="407188226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auren Miller (GCE)">
    <w15:presenceInfo w15:providerId="None" w15:userId="Lauren Miller (GCE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LA0tTQ1MbcwtjA0N7VU0lEKTi0uzszPAykwrAUAwu212ywAAAA="/>
  </w:docVars>
  <w:rsids>
    <w:rsidRoot w:val="0054218D"/>
    <w:rsid w:val="000011DB"/>
    <w:rsid w:val="00004CE6"/>
    <w:rsid w:val="00010F20"/>
    <w:rsid w:val="0001269E"/>
    <w:rsid w:val="00014455"/>
    <w:rsid w:val="000153E9"/>
    <w:rsid w:val="00031772"/>
    <w:rsid w:val="00035E1C"/>
    <w:rsid w:val="00036CBE"/>
    <w:rsid w:val="000412A8"/>
    <w:rsid w:val="000505B4"/>
    <w:rsid w:val="000525F2"/>
    <w:rsid w:val="0007606F"/>
    <w:rsid w:val="000807BC"/>
    <w:rsid w:val="000835DE"/>
    <w:rsid w:val="00090F2C"/>
    <w:rsid w:val="000912BC"/>
    <w:rsid w:val="00096424"/>
    <w:rsid w:val="000A32EE"/>
    <w:rsid w:val="000A667E"/>
    <w:rsid w:val="000B09DC"/>
    <w:rsid w:val="000B2B04"/>
    <w:rsid w:val="000B6EAB"/>
    <w:rsid w:val="000E0815"/>
    <w:rsid w:val="000E3349"/>
    <w:rsid w:val="000E4BE8"/>
    <w:rsid w:val="000F057E"/>
    <w:rsid w:val="000F4195"/>
    <w:rsid w:val="000F6249"/>
    <w:rsid w:val="00110548"/>
    <w:rsid w:val="0011570F"/>
    <w:rsid w:val="00124488"/>
    <w:rsid w:val="00124F05"/>
    <w:rsid w:val="00126D35"/>
    <w:rsid w:val="00126F72"/>
    <w:rsid w:val="00130730"/>
    <w:rsid w:val="00130F7D"/>
    <w:rsid w:val="00131599"/>
    <w:rsid w:val="00133C0F"/>
    <w:rsid w:val="00134E72"/>
    <w:rsid w:val="00137F5E"/>
    <w:rsid w:val="00151505"/>
    <w:rsid w:val="00157239"/>
    <w:rsid w:val="00160C6D"/>
    <w:rsid w:val="00167D1A"/>
    <w:rsid w:val="00194838"/>
    <w:rsid w:val="001A53A9"/>
    <w:rsid w:val="001A72A5"/>
    <w:rsid w:val="001B3018"/>
    <w:rsid w:val="001B4AD1"/>
    <w:rsid w:val="001C0B83"/>
    <w:rsid w:val="001C0E35"/>
    <w:rsid w:val="001D2EFB"/>
    <w:rsid w:val="001D479E"/>
    <w:rsid w:val="001E5230"/>
    <w:rsid w:val="001E6626"/>
    <w:rsid w:val="001F10BA"/>
    <w:rsid w:val="001F24CB"/>
    <w:rsid w:val="00204EE9"/>
    <w:rsid w:val="00205EED"/>
    <w:rsid w:val="00217174"/>
    <w:rsid w:val="0024237F"/>
    <w:rsid w:val="00257640"/>
    <w:rsid w:val="0027334C"/>
    <w:rsid w:val="0027499A"/>
    <w:rsid w:val="002803C5"/>
    <w:rsid w:val="00281B5C"/>
    <w:rsid w:val="00287B71"/>
    <w:rsid w:val="002922BE"/>
    <w:rsid w:val="00296110"/>
    <w:rsid w:val="002B093F"/>
    <w:rsid w:val="002B1E43"/>
    <w:rsid w:val="002B5EB9"/>
    <w:rsid w:val="002C1A98"/>
    <w:rsid w:val="002C4C69"/>
    <w:rsid w:val="002D0F19"/>
    <w:rsid w:val="002D1074"/>
    <w:rsid w:val="002D2785"/>
    <w:rsid w:val="002D7B67"/>
    <w:rsid w:val="002D7C99"/>
    <w:rsid w:val="002D7DEE"/>
    <w:rsid w:val="002E2D31"/>
    <w:rsid w:val="002F36E8"/>
    <w:rsid w:val="00300EDF"/>
    <w:rsid w:val="00304369"/>
    <w:rsid w:val="003066EA"/>
    <w:rsid w:val="00314654"/>
    <w:rsid w:val="00315997"/>
    <w:rsid w:val="00333E1E"/>
    <w:rsid w:val="00345D64"/>
    <w:rsid w:val="003621B4"/>
    <w:rsid w:val="00373E59"/>
    <w:rsid w:val="003742CC"/>
    <w:rsid w:val="00384869"/>
    <w:rsid w:val="003907A4"/>
    <w:rsid w:val="0039105E"/>
    <w:rsid w:val="00392D1A"/>
    <w:rsid w:val="003A2827"/>
    <w:rsid w:val="003A351B"/>
    <w:rsid w:val="003A4F0B"/>
    <w:rsid w:val="003A696A"/>
    <w:rsid w:val="003B3BC0"/>
    <w:rsid w:val="003B4992"/>
    <w:rsid w:val="003B6FB0"/>
    <w:rsid w:val="003B7875"/>
    <w:rsid w:val="003C1287"/>
    <w:rsid w:val="003C664A"/>
    <w:rsid w:val="003D06BC"/>
    <w:rsid w:val="003D2E5B"/>
    <w:rsid w:val="003D4497"/>
    <w:rsid w:val="003D7B58"/>
    <w:rsid w:val="003F4C2E"/>
    <w:rsid w:val="003F666D"/>
    <w:rsid w:val="003F76A6"/>
    <w:rsid w:val="00417739"/>
    <w:rsid w:val="0042362D"/>
    <w:rsid w:val="00425982"/>
    <w:rsid w:val="004304D8"/>
    <w:rsid w:val="0043081A"/>
    <w:rsid w:val="004444EF"/>
    <w:rsid w:val="0044477B"/>
    <w:rsid w:val="00444D58"/>
    <w:rsid w:val="0045551B"/>
    <w:rsid w:val="00455851"/>
    <w:rsid w:val="00455A5E"/>
    <w:rsid w:val="00463C3C"/>
    <w:rsid w:val="00464BE3"/>
    <w:rsid w:val="004761D7"/>
    <w:rsid w:val="004800FD"/>
    <w:rsid w:val="00482601"/>
    <w:rsid w:val="00484407"/>
    <w:rsid w:val="00485970"/>
    <w:rsid w:val="00491C53"/>
    <w:rsid w:val="00493EB9"/>
    <w:rsid w:val="00496027"/>
    <w:rsid w:val="00496C8B"/>
    <w:rsid w:val="004A140C"/>
    <w:rsid w:val="004A5B75"/>
    <w:rsid w:val="004A6BB0"/>
    <w:rsid w:val="004B2D07"/>
    <w:rsid w:val="004B4650"/>
    <w:rsid w:val="004B7052"/>
    <w:rsid w:val="004B78E1"/>
    <w:rsid w:val="004B7A15"/>
    <w:rsid w:val="004C4267"/>
    <w:rsid w:val="004C64D7"/>
    <w:rsid w:val="004D0FE7"/>
    <w:rsid w:val="004D57E5"/>
    <w:rsid w:val="004E3730"/>
    <w:rsid w:val="004E401B"/>
    <w:rsid w:val="004E50EC"/>
    <w:rsid w:val="004F07A6"/>
    <w:rsid w:val="004F6D3E"/>
    <w:rsid w:val="00504A4F"/>
    <w:rsid w:val="00510DB8"/>
    <w:rsid w:val="005168CF"/>
    <w:rsid w:val="00537E17"/>
    <w:rsid w:val="00541789"/>
    <w:rsid w:val="0054218D"/>
    <w:rsid w:val="005451C1"/>
    <w:rsid w:val="005552F4"/>
    <w:rsid w:val="00561113"/>
    <w:rsid w:val="0056198C"/>
    <w:rsid w:val="00575A4C"/>
    <w:rsid w:val="0057638F"/>
    <w:rsid w:val="00583C8D"/>
    <w:rsid w:val="00592C34"/>
    <w:rsid w:val="00593D40"/>
    <w:rsid w:val="005943D2"/>
    <w:rsid w:val="00595231"/>
    <w:rsid w:val="0059575E"/>
    <w:rsid w:val="0059577B"/>
    <w:rsid w:val="005A3AF8"/>
    <w:rsid w:val="005A4402"/>
    <w:rsid w:val="005C3B8E"/>
    <w:rsid w:val="005D027F"/>
    <w:rsid w:val="005D4D07"/>
    <w:rsid w:val="005E3996"/>
    <w:rsid w:val="005F6E70"/>
    <w:rsid w:val="00606BA1"/>
    <w:rsid w:val="00626BFC"/>
    <w:rsid w:val="006356F3"/>
    <w:rsid w:val="00646501"/>
    <w:rsid w:val="00654BF7"/>
    <w:rsid w:val="00661918"/>
    <w:rsid w:val="0066267D"/>
    <w:rsid w:val="00664BD6"/>
    <w:rsid w:val="00667EF0"/>
    <w:rsid w:val="00676E40"/>
    <w:rsid w:val="006835B8"/>
    <w:rsid w:val="00684A61"/>
    <w:rsid w:val="006919BE"/>
    <w:rsid w:val="006963F7"/>
    <w:rsid w:val="0069690D"/>
    <w:rsid w:val="006A2185"/>
    <w:rsid w:val="006A2948"/>
    <w:rsid w:val="006C335B"/>
    <w:rsid w:val="006C5D60"/>
    <w:rsid w:val="006C7D85"/>
    <w:rsid w:val="006D470E"/>
    <w:rsid w:val="006D7035"/>
    <w:rsid w:val="006E05AB"/>
    <w:rsid w:val="006E2699"/>
    <w:rsid w:val="006E5FAC"/>
    <w:rsid w:val="006F02D7"/>
    <w:rsid w:val="006F2F84"/>
    <w:rsid w:val="00703078"/>
    <w:rsid w:val="007031D3"/>
    <w:rsid w:val="007145E0"/>
    <w:rsid w:val="00715E85"/>
    <w:rsid w:val="00724553"/>
    <w:rsid w:val="00725EC9"/>
    <w:rsid w:val="00726951"/>
    <w:rsid w:val="00733612"/>
    <w:rsid w:val="00733C86"/>
    <w:rsid w:val="007351E7"/>
    <w:rsid w:val="0073766C"/>
    <w:rsid w:val="00743237"/>
    <w:rsid w:val="007454C4"/>
    <w:rsid w:val="0074610B"/>
    <w:rsid w:val="00750547"/>
    <w:rsid w:val="00751247"/>
    <w:rsid w:val="00753C41"/>
    <w:rsid w:val="00763F3A"/>
    <w:rsid w:val="007743F6"/>
    <w:rsid w:val="0078786D"/>
    <w:rsid w:val="00792047"/>
    <w:rsid w:val="0079625B"/>
    <w:rsid w:val="007A5FA7"/>
    <w:rsid w:val="007B0BCE"/>
    <w:rsid w:val="007B212B"/>
    <w:rsid w:val="007C37A4"/>
    <w:rsid w:val="007C56B5"/>
    <w:rsid w:val="007C79AC"/>
    <w:rsid w:val="007D3377"/>
    <w:rsid w:val="007D6426"/>
    <w:rsid w:val="007E51F6"/>
    <w:rsid w:val="007E7BF4"/>
    <w:rsid w:val="00801CF5"/>
    <w:rsid w:val="00802781"/>
    <w:rsid w:val="00816C4D"/>
    <w:rsid w:val="00816DD6"/>
    <w:rsid w:val="00821681"/>
    <w:rsid w:val="0082233D"/>
    <w:rsid w:val="008233AD"/>
    <w:rsid w:val="00832022"/>
    <w:rsid w:val="00841820"/>
    <w:rsid w:val="00843B99"/>
    <w:rsid w:val="008458EE"/>
    <w:rsid w:val="00850144"/>
    <w:rsid w:val="0085148D"/>
    <w:rsid w:val="00855166"/>
    <w:rsid w:val="00855816"/>
    <w:rsid w:val="00856AE4"/>
    <w:rsid w:val="00857051"/>
    <w:rsid w:val="00857151"/>
    <w:rsid w:val="00871E1E"/>
    <w:rsid w:val="00882C7C"/>
    <w:rsid w:val="008853D2"/>
    <w:rsid w:val="008859CB"/>
    <w:rsid w:val="00890F03"/>
    <w:rsid w:val="00891D28"/>
    <w:rsid w:val="008931E0"/>
    <w:rsid w:val="00894C9D"/>
    <w:rsid w:val="008970D1"/>
    <w:rsid w:val="008A6E2A"/>
    <w:rsid w:val="008B5FF6"/>
    <w:rsid w:val="008D0506"/>
    <w:rsid w:val="008E13D1"/>
    <w:rsid w:val="008F78B5"/>
    <w:rsid w:val="00900666"/>
    <w:rsid w:val="00915ADA"/>
    <w:rsid w:val="009260F7"/>
    <w:rsid w:val="00946FC3"/>
    <w:rsid w:val="00947674"/>
    <w:rsid w:val="0095278C"/>
    <w:rsid w:val="00952A86"/>
    <w:rsid w:val="00953173"/>
    <w:rsid w:val="0096495C"/>
    <w:rsid w:val="009914AF"/>
    <w:rsid w:val="009A3701"/>
    <w:rsid w:val="009B4781"/>
    <w:rsid w:val="009C2703"/>
    <w:rsid w:val="009D0AE6"/>
    <w:rsid w:val="009D17B8"/>
    <w:rsid w:val="009D644C"/>
    <w:rsid w:val="009D76AE"/>
    <w:rsid w:val="009E2F88"/>
    <w:rsid w:val="009E3286"/>
    <w:rsid w:val="009E5068"/>
    <w:rsid w:val="009E596B"/>
    <w:rsid w:val="009F2C07"/>
    <w:rsid w:val="009F6D41"/>
    <w:rsid w:val="00A00785"/>
    <w:rsid w:val="00A0481E"/>
    <w:rsid w:val="00A07FD1"/>
    <w:rsid w:val="00A10589"/>
    <w:rsid w:val="00A1635A"/>
    <w:rsid w:val="00A34395"/>
    <w:rsid w:val="00A4146D"/>
    <w:rsid w:val="00A45CA2"/>
    <w:rsid w:val="00A53AD7"/>
    <w:rsid w:val="00A5584A"/>
    <w:rsid w:val="00A605A9"/>
    <w:rsid w:val="00A66E56"/>
    <w:rsid w:val="00A702F6"/>
    <w:rsid w:val="00A74B99"/>
    <w:rsid w:val="00A7746B"/>
    <w:rsid w:val="00A8415F"/>
    <w:rsid w:val="00A92D5B"/>
    <w:rsid w:val="00A96CAF"/>
    <w:rsid w:val="00AA28AD"/>
    <w:rsid w:val="00AA489B"/>
    <w:rsid w:val="00AA7473"/>
    <w:rsid w:val="00AB0D96"/>
    <w:rsid w:val="00AC468A"/>
    <w:rsid w:val="00AC71B2"/>
    <w:rsid w:val="00AC78A2"/>
    <w:rsid w:val="00AD3EDC"/>
    <w:rsid w:val="00AE1449"/>
    <w:rsid w:val="00AE318E"/>
    <w:rsid w:val="00AE526B"/>
    <w:rsid w:val="00AF79C2"/>
    <w:rsid w:val="00B02306"/>
    <w:rsid w:val="00B029C4"/>
    <w:rsid w:val="00B119CB"/>
    <w:rsid w:val="00B1320D"/>
    <w:rsid w:val="00B21DEA"/>
    <w:rsid w:val="00B25BAB"/>
    <w:rsid w:val="00B375AF"/>
    <w:rsid w:val="00B41439"/>
    <w:rsid w:val="00B420C7"/>
    <w:rsid w:val="00B42BB2"/>
    <w:rsid w:val="00B5236F"/>
    <w:rsid w:val="00B5379F"/>
    <w:rsid w:val="00B550CA"/>
    <w:rsid w:val="00B62418"/>
    <w:rsid w:val="00B6377A"/>
    <w:rsid w:val="00B65390"/>
    <w:rsid w:val="00BB4BA6"/>
    <w:rsid w:val="00BB725D"/>
    <w:rsid w:val="00BD4BB8"/>
    <w:rsid w:val="00BD6E63"/>
    <w:rsid w:val="00BE1F59"/>
    <w:rsid w:val="00BE7127"/>
    <w:rsid w:val="00BF4B2C"/>
    <w:rsid w:val="00C02D5B"/>
    <w:rsid w:val="00C07348"/>
    <w:rsid w:val="00C20F2B"/>
    <w:rsid w:val="00C367C8"/>
    <w:rsid w:val="00C4192F"/>
    <w:rsid w:val="00C51134"/>
    <w:rsid w:val="00C5185C"/>
    <w:rsid w:val="00C5238D"/>
    <w:rsid w:val="00C57773"/>
    <w:rsid w:val="00C64FE5"/>
    <w:rsid w:val="00C738BE"/>
    <w:rsid w:val="00C75144"/>
    <w:rsid w:val="00C822C2"/>
    <w:rsid w:val="00C84AC8"/>
    <w:rsid w:val="00C87184"/>
    <w:rsid w:val="00C92929"/>
    <w:rsid w:val="00C94348"/>
    <w:rsid w:val="00C973B0"/>
    <w:rsid w:val="00CA18B5"/>
    <w:rsid w:val="00CA6BF4"/>
    <w:rsid w:val="00CB2E35"/>
    <w:rsid w:val="00CC0FA4"/>
    <w:rsid w:val="00CC1C63"/>
    <w:rsid w:val="00CC3BD8"/>
    <w:rsid w:val="00CD2B4A"/>
    <w:rsid w:val="00CE2991"/>
    <w:rsid w:val="00CE5F6D"/>
    <w:rsid w:val="00D021DC"/>
    <w:rsid w:val="00D13CC2"/>
    <w:rsid w:val="00D15EA1"/>
    <w:rsid w:val="00D17939"/>
    <w:rsid w:val="00D21B2D"/>
    <w:rsid w:val="00D243CD"/>
    <w:rsid w:val="00D25CCE"/>
    <w:rsid w:val="00D261CD"/>
    <w:rsid w:val="00D2731E"/>
    <w:rsid w:val="00D30FF8"/>
    <w:rsid w:val="00D3147E"/>
    <w:rsid w:val="00D31484"/>
    <w:rsid w:val="00D33797"/>
    <w:rsid w:val="00D363D8"/>
    <w:rsid w:val="00D41BCC"/>
    <w:rsid w:val="00D43E51"/>
    <w:rsid w:val="00D44A10"/>
    <w:rsid w:val="00D466CD"/>
    <w:rsid w:val="00D53B0D"/>
    <w:rsid w:val="00D5673F"/>
    <w:rsid w:val="00D77DF6"/>
    <w:rsid w:val="00D819BC"/>
    <w:rsid w:val="00D85382"/>
    <w:rsid w:val="00D877D5"/>
    <w:rsid w:val="00D91FFB"/>
    <w:rsid w:val="00D92073"/>
    <w:rsid w:val="00DA34DF"/>
    <w:rsid w:val="00DA524E"/>
    <w:rsid w:val="00DA540C"/>
    <w:rsid w:val="00DB30A5"/>
    <w:rsid w:val="00DC2DDE"/>
    <w:rsid w:val="00DD1C38"/>
    <w:rsid w:val="00DD3DE2"/>
    <w:rsid w:val="00E06F9F"/>
    <w:rsid w:val="00E21F62"/>
    <w:rsid w:val="00E23A64"/>
    <w:rsid w:val="00E25124"/>
    <w:rsid w:val="00E30D26"/>
    <w:rsid w:val="00E33CF3"/>
    <w:rsid w:val="00E530FB"/>
    <w:rsid w:val="00E536FB"/>
    <w:rsid w:val="00E61784"/>
    <w:rsid w:val="00E63600"/>
    <w:rsid w:val="00E76D7F"/>
    <w:rsid w:val="00EA5E40"/>
    <w:rsid w:val="00EB68DE"/>
    <w:rsid w:val="00ED1CBE"/>
    <w:rsid w:val="00EE1131"/>
    <w:rsid w:val="00EE35AF"/>
    <w:rsid w:val="00EE4086"/>
    <w:rsid w:val="00EF53EA"/>
    <w:rsid w:val="00EF7102"/>
    <w:rsid w:val="00F023D3"/>
    <w:rsid w:val="00F048A6"/>
    <w:rsid w:val="00F119CC"/>
    <w:rsid w:val="00F14690"/>
    <w:rsid w:val="00F16986"/>
    <w:rsid w:val="00F218D5"/>
    <w:rsid w:val="00F2209B"/>
    <w:rsid w:val="00F32B94"/>
    <w:rsid w:val="00F3434E"/>
    <w:rsid w:val="00F449FE"/>
    <w:rsid w:val="00F4529A"/>
    <w:rsid w:val="00F52D93"/>
    <w:rsid w:val="00F57BA9"/>
    <w:rsid w:val="00F625B9"/>
    <w:rsid w:val="00F7225F"/>
    <w:rsid w:val="00F81168"/>
    <w:rsid w:val="00F8726D"/>
    <w:rsid w:val="00F9041D"/>
    <w:rsid w:val="00F90793"/>
    <w:rsid w:val="00F96BDA"/>
    <w:rsid w:val="00F97BC1"/>
    <w:rsid w:val="00F97C2E"/>
    <w:rsid w:val="00FA0E87"/>
    <w:rsid w:val="00FA5F63"/>
    <w:rsid w:val="00FA61F7"/>
    <w:rsid w:val="00FB1B12"/>
    <w:rsid w:val="00FB3044"/>
    <w:rsid w:val="00FB3518"/>
    <w:rsid w:val="00FC5DDC"/>
    <w:rsid w:val="00FE0071"/>
    <w:rsid w:val="00FE368B"/>
    <w:rsid w:val="00FE3F00"/>
    <w:rsid w:val="00FE3FEB"/>
    <w:rsid w:val="00FE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4"/>
    <o:shapelayout v:ext="edit">
      <o:idmap v:ext="edit" data="1"/>
    </o:shapelayout>
  </w:shapeDefaults>
  <w:decimalSymbol w:val="."/>
  <w:listSeparator w:val=","/>
  <w14:docId w14:val="034EE5A7"/>
  <w14:defaultImageDpi w14:val="300"/>
  <w15:docId w15:val="{D632A900-3D1B-42F6-B9B7-35C09FD73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18D"/>
  </w:style>
  <w:style w:type="paragraph" w:styleId="Heading1">
    <w:name w:val="heading 1"/>
    <w:basedOn w:val="Normal"/>
    <w:next w:val="Normal"/>
    <w:link w:val="Heading1Char"/>
    <w:uiPriority w:val="9"/>
    <w:qFormat/>
    <w:rsid w:val="0054218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18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9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18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21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4218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421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218D"/>
  </w:style>
  <w:style w:type="character" w:styleId="PageNumber">
    <w:name w:val="page number"/>
    <w:basedOn w:val="DefaultParagraphFont"/>
    <w:uiPriority w:val="99"/>
    <w:semiHidden/>
    <w:unhideWhenUsed/>
    <w:rsid w:val="0054218D"/>
  </w:style>
  <w:style w:type="paragraph" w:styleId="BalloonText">
    <w:name w:val="Balloon Text"/>
    <w:basedOn w:val="Normal"/>
    <w:link w:val="BalloonTextChar"/>
    <w:uiPriority w:val="99"/>
    <w:semiHidden/>
    <w:unhideWhenUsed/>
    <w:rsid w:val="005421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18D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23A6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3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rsid w:val="00482601"/>
    <w:pPr>
      <w:tabs>
        <w:tab w:val="right" w:leader="dot" w:pos="8630"/>
      </w:tabs>
      <w:spacing w:after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B6FB0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6FB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B6FB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B6FB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B6FB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B6FB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B6FB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B6FB0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C79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79AC"/>
  </w:style>
  <w:style w:type="character" w:styleId="Hyperlink">
    <w:name w:val="Hyperlink"/>
    <w:basedOn w:val="DefaultParagraphFont"/>
    <w:uiPriority w:val="99"/>
    <w:unhideWhenUsed/>
    <w:rsid w:val="00C64F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FE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F4B2C"/>
  </w:style>
  <w:style w:type="character" w:customStyle="1" w:styleId="Heading3Char">
    <w:name w:val="Heading 3 Char"/>
    <w:basedOn w:val="DefaultParagraphFont"/>
    <w:link w:val="Heading3"/>
    <w:uiPriority w:val="9"/>
    <w:rsid w:val="00C9292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5168CF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A702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F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F6"/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14AF"/>
    <w:rPr>
      <w:color w:val="800080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3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334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javascript.info/rest-parameters-spread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getbootstrap.com/docs/4.6/components/forms/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techiediaries.com/react-usestate-hook-update-array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microsoft.com/office/2011/relationships/people" Target="people.xml"/><Relationship Id="rId20" Type="http://schemas.openxmlformats.org/officeDocument/2006/relationships/hyperlink" Target="https://reactjs.org/docs/lists-and-keys.html" TargetMode="External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reactjs.org/docs/forms.html#controlled-components" TargetMode="External"/><Relationship Id="rId49" Type="http://schemas.openxmlformats.org/officeDocument/2006/relationships/image" Target="media/image34.png"/><Relationship Id="rId57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D12AF12D95694AA6344C672C327518" ma:contentTypeVersion="6" ma:contentTypeDescription="Create a new document." ma:contentTypeScope="" ma:versionID="5e4ade30d34270d90727adb627ec03a3">
  <xsd:schema xmlns:xsd="http://www.w3.org/2001/XMLSchema" xmlns:xs="http://www.w3.org/2001/XMLSchema" xmlns:p="http://schemas.microsoft.com/office/2006/metadata/properties" xmlns:ns2="d6cac377-2cf8-44f0-abe6-651387810930" xmlns:ns3="9452cacb-2e03-45ce-9ef6-fd1a0457f341" targetNamespace="http://schemas.microsoft.com/office/2006/metadata/properties" ma:root="true" ma:fieldsID="1e1c5afa93d4292c0a92265011ea5773" ns2:_="" ns3:_="">
    <xsd:import namespace="d6cac377-2cf8-44f0-abe6-651387810930"/>
    <xsd:import namespace="9452cacb-2e03-45ce-9ef6-fd1a0457f3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cac377-2cf8-44f0-abe6-6513878109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52cacb-2e03-45ce-9ef6-fd1a0457f3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637F01A-C39F-43C2-A1AA-E9F1B2B5AAFD}"/>
</file>

<file path=customXml/itemProps2.xml><?xml version="1.0" encoding="utf-8"?>
<ds:datastoreItem xmlns:ds="http://schemas.openxmlformats.org/officeDocument/2006/customXml" ds:itemID="{A97FAD1F-1865-4026-B2D6-16C3FCBB3B8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E9A2A8-202C-4F2B-BA28-C968CCD114D3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schemas.microsoft.com/sharepoint/v3"/>
    <ds:schemaRef ds:uri="http://purl.org/dc/terms/"/>
    <ds:schemaRef ds:uri="37d47695-dda2-48a2-87bc-2a1f7ac7fedc"/>
    <ds:schemaRef ds:uri="b3b59848-949a-4ed4-8036-feb011ce2b52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9448E676-3C4A-4EA8-84AC-84EC5DAA01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24</Pages>
  <Words>2611</Words>
  <Characters>14886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17463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 Sluiter</dc:creator>
  <cp:keywords/>
  <dc:description/>
  <cp:lastModifiedBy>Venus Bachelder (GCE)</cp:lastModifiedBy>
  <cp:revision>421</cp:revision>
  <dcterms:created xsi:type="dcterms:W3CDTF">2019-04-10T17:57:00Z</dcterms:created>
  <dcterms:modified xsi:type="dcterms:W3CDTF">2023-02-15T17:22:00Z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0b1dedc7c923f45b8e49016d4cf08ae62dd9fad0a8f3437ab349674e920db755</vt:lpwstr>
  </property>
  <property fmtid="{D5CDD505-2E9C-101B-9397-08002B2CF9AE}" pid="3" name="ContentTypeId">
    <vt:lpwstr>0x01010007D12AF12D95694AA6344C672C327518</vt:lpwstr>
  </property>
  <property fmtid="{D5CDD505-2E9C-101B-9397-08002B2CF9AE}" pid="4" name="MediaServiceImageTags">
    <vt:lpwstr/>
  </property>
</Properties>
</file>